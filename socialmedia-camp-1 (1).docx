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F6C3F" w14:textId="77777777" w:rsidR="0075609A" w:rsidRDefault="00000000">
      <w:pPr>
        <w:spacing w:before="1440" w:after="400"/>
        <w:jc w:val="center"/>
      </w:pPr>
      <w:r>
        <w:rPr>
          <w:b/>
          <w:bCs/>
          <w:color w:val="111111"/>
          <w:sz w:val="52"/>
          <w:szCs w:val="52"/>
        </w:rPr>
        <w:t>Social Media Campaign Deck</w:t>
      </w:r>
    </w:p>
    <w:p w14:paraId="0BB85919" w14:textId="77777777" w:rsidR="0075609A" w:rsidRDefault="00000000">
      <w:pPr>
        <w:spacing w:after="200"/>
        <w:jc w:val="center"/>
      </w:pPr>
      <w:r>
        <w:rPr>
          <w:color w:val="555555"/>
          <w:sz w:val="28"/>
          <w:szCs w:val="28"/>
        </w:rPr>
        <w:t xml:space="preserve">Kronos </w:t>
      </w:r>
      <w:proofErr w:type="gramStart"/>
      <w:r>
        <w:rPr>
          <w:color w:val="555555"/>
          <w:sz w:val="28"/>
          <w:szCs w:val="28"/>
        </w:rPr>
        <w:t>Health  ·</w:t>
      </w:r>
      <w:proofErr w:type="gramEnd"/>
      <w:r>
        <w:rPr>
          <w:color w:val="555555"/>
          <w:sz w:val="28"/>
          <w:szCs w:val="28"/>
        </w:rPr>
        <w:t xml:space="preserve">  Institute for Spine </w:t>
      </w:r>
      <w:proofErr w:type="gramStart"/>
      <w:r>
        <w:rPr>
          <w:color w:val="555555"/>
          <w:sz w:val="28"/>
          <w:szCs w:val="28"/>
        </w:rPr>
        <w:t>Surgery  ·</w:t>
      </w:r>
      <w:proofErr w:type="gramEnd"/>
      <w:r>
        <w:rPr>
          <w:color w:val="555555"/>
          <w:sz w:val="28"/>
          <w:szCs w:val="28"/>
        </w:rPr>
        <w:t xml:space="preserve">  Cognifica</w:t>
      </w:r>
    </w:p>
    <w:p w14:paraId="3A3ECE01" w14:textId="77777777" w:rsidR="0075609A" w:rsidRDefault="00000000">
      <w:pPr>
        <w:spacing w:after="120"/>
        <w:jc w:val="center"/>
      </w:pPr>
      <w:r>
        <w:rPr>
          <w:i/>
          <w:iCs/>
          <w:color w:val="888888"/>
        </w:rPr>
        <w:t xml:space="preserve">60 Production-Ready </w:t>
      </w:r>
      <w:proofErr w:type="gramStart"/>
      <w:r>
        <w:rPr>
          <w:i/>
          <w:iCs/>
          <w:color w:val="888888"/>
        </w:rPr>
        <w:t>Posts  ·</w:t>
      </w:r>
      <w:proofErr w:type="gramEnd"/>
      <w:r>
        <w:rPr>
          <w:i/>
          <w:iCs/>
          <w:color w:val="888888"/>
        </w:rPr>
        <w:t xml:space="preserve">  March </w:t>
      </w:r>
      <w:proofErr w:type="gramStart"/>
      <w:r>
        <w:rPr>
          <w:i/>
          <w:iCs/>
          <w:color w:val="888888"/>
        </w:rPr>
        <w:t>2026  ·</w:t>
      </w:r>
      <w:proofErr w:type="gramEnd"/>
      <w:r>
        <w:rPr>
          <w:i/>
          <w:iCs/>
          <w:color w:val="888888"/>
        </w:rPr>
        <w:t xml:space="preserve">  Revised Edition</w:t>
      </w:r>
    </w:p>
    <w:p w14:paraId="1671BF80" w14:textId="77777777" w:rsidR="0075609A" w:rsidRDefault="00000000">
      <w:pPr>
        <w:spacing w:before="600"/>
      </w:pPr>
      <w:r>
        <w:br w:type="page"/>
      </w:r>
    </w:p>
    <w:p w14:paraId="24CC61C0" w14:textId="77777777" w:rsidR="0075609A" w:rsidRDefault="00000000">
      <w:pPr>
        <w:pBdr>
          <w:bottom w:val="single" w:sz="8" w:space="6" w:color="007A8A"/>
        </w:pBdr>
        <w:spacing w:before="480" w:after="200"/>
      </w:pPr>
      <w:r>
        <w:rPr>
          <w:b/>
          <w:bCs/>
          <w:color w:val="007A8A"/>
          <w:sz w:val="36"/>
          <w:szCs w:val="36"/>
        </w:rPr>
        <w:lastRenderedPageBreak/>
        <w:t>Kronos Health — 20 Social Media Posts</w:t>
      </w:r>
    </w:p>
    <w:p w14:paraId="4FCECAD5" w14:textId="77777777" w:rsidR="0075609A" w:rsidRDefault="0075609A">
      <w:pPr>
        <w:spacing w:after="180"/>
      </w:pPr>
    </w:p>
    <w:tbl>
      <w:tblPr>
        <w:tblW w:w="9360" w:type="dxa"/>
        <w:tblBorders>
          <w:top w:val="single" w:sz="6" w:space="0" w:color="007A8A"/>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067E5E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4B481D2D" w14:textId="77777777" w:rsidR="0075609A" w:rsidRDefault="00000000">
            <w:pPr>
              <w:spacing w:after="60"/>
            </w:pPr>
            <w:r>
              <w:rPr>
                <w:b/>
                <w:bCs/>
                <w:color w:val="007A8A"/>
                <w:sz w:val="18"/>
                <w:szCs w:val="18"/>
              </w:rPr>
              <w:t xml:space="preserve">POST </w:t>
            </w:r>
            <w:proofErr w:type="gramStart"/>
            <w:r>
              <w:rPr>
                <w:b/>
                <w:bCs/>
                <w:color w:val="007A8A"/>
                <w:sz w:val="18"/>
                <w:szCs w:val="18"/>
              </w:rPr>
              <w:t xml:space="preserve">1  </w:t>
            </w:r>
            <w:r>
              <w:rPr>
                <w:color w:val="888888"/>
                <w:sz w:val="18"/>
                <w:szCs w:val="18"/>
              </w:rPr>
              <w:t>[</w:t>
            </w:r>
            <w:proofErr w:type="gramEnd"/>
            <w:r>
              <w:rPr>
                <w:color w:val="888888"/>
                <w:sz w:val="18"/>
                <w:szCs w:val="18"/>
              </w:rPr>
              <w:t>LinkedIn]</w:t>
            </w:r>
          </w:p>
          <w:p w14:paraId="28943259" w14:textId="77777777" w:rsidR="0075609A" w:rsidRDefault="00000000">
            <w:pPr>
              <w:spacing w:before="60" w:after="80"/>
            </w:pPr>
            <w:r>
              <w:rPr>
                <w:b/>
                <w:bCs/>
                <w:color w:val="111111"/>
              </w:rPr>
              <w:t>Your billing team is leaving money behind on every out-of-network claim.</w:t>
            </w:r>
          </w:p>
          <w:p w14:paraId="585C427E" w14:textId="77777777" w:rsidR="0075609A" w:rsidRDefault="00000000">
            <w:pPr>
              <w:spacing w:after="80"/>
            </w:pPr>
            <w:r>
              <w:rPr>
                <w:color w:val="333333"/>
                <w:sz w:val="20"/>
                <w:szCs w:val="20"/>
              </w:rPr>
              <w:t>The No Surprises Act created a federal arbitration window most practices never use. Kronos Health's Payment Dispute Resolution team manages every IDR submission, negotiation, and federal filing from start to finish. You focus on patients. We recover the revenue.</w:t>
            </w:r>
          </w:p>
          <w:p w14:paraId="666FC485" w14:textId="77777777" w:rsidR="0075609A" w:rsidRDefault="00000000">
            <w:pPr>
              <w:spacing w:after="80"/>
            </w:pPr>
            <w:r>
              <w:rPr>
                <w:b/>
                <w:bCs/>
                <w:color w:val="007A8A"/>
                <w:sz w:val="19"/>
                <w:szCs w:val="19"/>
              </w:rPr>
              <w:t>CTA: Book a free revenue review at kronoshealth.co</w:t>
            </w:r>
          </w:p>
          <w:p w14:paraId="68D31FF8" w14:textId="77777777" w:rsidR="0075609A" w:rsidRDefault="00000000">
            <w:r>
              <w:rPr>
                <w:i/>
                <w:iCs/>
                <w:color w:val="777777"/>
                <w:sz w:val="17"/>
                <w:szCs w:val="17"/>
              </w:rPr>
              <w:t>#HealthcareBilling #NoSurprisesAct #RevenueRecovery #MedicalPractice</w:t>
            </w:r>
          </w:p>
        </w:tc>
      </w:tr>
    </w:tbl>
    <w:p w14:paraId="38F7C805" w14:textId="77777777" w:rsidR="0075609A" w:rsidRDefault="0075609A">
      <w:pPr>
        <w:spacing w:after="180"/>
      </w:pPr>
    </w:p>
    <w:tbl>
      <w:tblPr>
        <w:tblW w:w="9360" w:type="dxa"/>
        <w:tblBorders>
          <w:top w:val="single" w:sz="6" w:space="0" w:color="007A8A"/>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5EDA2C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14C1294F" w14:textId="77777777" w:rsidR="0075609A" w:rsidRPr="00C215A6" w:rsidRDefault="00000000">
            <w:pPr>
              <w:spacing w:after="60"/>
              <w:rPr>
                <w:strike/>
              </w:rPr>
            </w:pPr>
            <w:r w:rsidRPr="00C215A6">
              <w:rPr>
                <w:b/>
                <w:bCs/>
                <w:strike/>
                <w:color w:val="007A8A"/>
                <w:sz w:val="18"/>
                <w:szCs w:val="18"/>
              </w:rPr>
              <w:t xml:space="preserve">POST </w:t>
            </w:r>
            <w:proofErr w:type="gramStart"/>
            <w:r w:rsidRPr="00C215A6">
              <w:rPr>
                <w:b/>
                <w:bCs/>
                <w:strike/>
                <w:color w:val="007A8A"/>
                <w:sz w:val="18"/>
                <w:szCs w:val="18"/>
              </w:rPr>
              <w:t xml:space="preserve">2  </w:t>
            </w:r>
            <w:r w:rsidRPr="00C215A6">
              <w:rPr>
                <w:strike/>
                <w:color w:val="888888"/>
                <w:sz w:val="18"/>
                <w:szCs w:val="18"/>
              </w:rPr>
              <w:t>[</w:t>
            </w:r>
            <w:proofErr w:type="gramEnd"/>
            <w:r w:rsidRPr="00C215A6">
              <w:rPr>
                <w:strike/>
                <w:color w:val="888888"/>
                <w:sz w:val="18"/>
                <w:szCs w:val="18"/>
              </w:rPr>
              <w:t>LinkedIn]</w:t>
            </w:r>
          </w:p>
          <w:p w14:paraId="515A65BC" w14:textId="77777777" w:rsidR="0075609A" w:rsidRPr="00C215A6" w:rsidRDefault="00000000">
            <w:pPr>
              <w:spacing w:before="60" w:after="80"/>
              <w:rPr>
                <w:strike/>
              </w:rPr>
            </w:pPr>
            <w:r w:rsidRPr="00C215A6">
              <w:rPr>
                <w:b/>
                <w:bCs/>
                <w:strike/>
                <w:color w:val="111111"/>
              </w:rPr>
              <w:t>16 million Americans over 50 are living with undiagnosed cognitive dysfunction.</w:t>
            </w:r>
          </w:p>
          <w:p w14:paraId="13FDB351" w14:textId="77777777" w:rsidR="0075609A" w:rsidRPr="00C215A6" w:rsidRDefault="00000000">
            <w:pPr>
              <w:spacing w:after="80"/>
              <w:rPr>
                <w:strike/>
              </w:rPr>
            </w:pPr>
            <w:r w:rsidRPr="00C215A6">
              <w:rPr>
                <w:strike/>
                <w:color w:val="333333"/>
                <w:sz w:val="20"/>
                <w:szCs w:val="20"/>
              </w:rPr>
              <w:t>That is your waiting room. Kronos Health's Cognitive Franchise Program lets specialty practices stand up a brain health program fast, with minimal startup costs and one dedicated provider. EEG, MRI, CBT protocols are already built and proven.</w:t>
            </w:r>
          </w:p>
          <w:p w14:paraId="06D4F1FC" w14:textId="77777777" w:rsidR="0075609A" w:rsidRPr="00C215A6" w:rsidRDefault="00000000">
            <w:pPr>
              <w:spacing w:after="80"/>
              <w:rPr>
                <w:strike/>
              </w:rPr>
            </w:pPr>
            <w:r w:rsidRPr="00C215A6">
              <w:rPr>
                <w:b/>
                <w:bCs/>
                <w:strike/>
                <w:color w:val="007A8A"/>
                <w:sz w:val="19"/>
                <w:szCs w:val="19"/>
              </w:rPr>
              <w:t>CTA: Schedule a franchise discovery call at kronoshealth.co</w:t>
            </w:r>
          </w:p>
          <w:p w14:paraId="325415EE" w14:textId="77777777" w:rsidR="0075609A" w:rsidRDefault="00000000">
            <w:r w:rsidRPr="00C215A6">
              <w:rPr>
                <w:i/>
                <w:iCs/>
                <w:strike/>
                <w:color w:val="777777"/>
                <w:sz w:val="17"/>
                <w:szCs w:val="17"/>
              </w:rPr>
              <w:t>#CognitiveHealth #FranchiseOpportunity #BrainHealth #SpecialtyCare</w:t>
            </w:r>
          </w:p>
        </w:tc>
      </w:tr>
    </w:tbl>
    <w:p w14:paraId="72FAFF73" w14:textId="77777777" w:rsidR="0075609A" w:rsidRDefault="0075609A">
      <w:pPr>
        <w:spacing w:after="180"/>
      </w:pPr>
    </w:p>
    <w:tbl>
      <w:tblPr>
        <w:tblW w:w="9360" w:type="dxa"/>
        <w:tblBorders>
          <w:top w:val="single" w:sz="6" w:space="0" w:color="007A8A"/>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5DB7C8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2226E02E" w14:textId="77777777" w:rsidR="0075609A" w:rsidRPr="00C215A6" w:rsidRDefault="00000000">
            <w:pPr>
              <w:spacing w:after="60"/>
              <w:rPr>
                <w:strike/>
                <w:rPrChange w:id="0" w:author="John Abrahams" w:date="2026-03-10T07:54:00Z" w16du:dateUtc="2026-03-10T11:54:00Z">
                  <w:rPr/>
                </w:rPrChange>
              </w:rPr>
            </w:pPr>
            <w:r w:rsidRPr="00C215A6">
              <w:rPr>
                <w:b/>
                <w:bCs/>
                <w:strike/>
                <w:color w:val="007A8A"/>
                <w:sz w:val="18"/>
                <w:szCs w:val="18"/>
                <w:rPrChange w:id="1" w:author="John Abrahams" w:date="2026-03-10T07:54:00Z" w16du:dateUtc="2026-03-10T11:54:00Z">
                  <w:rPr>
                    <w:b/>
                    <w:bCs/>
                    <w:color w:val="007A8A"/>
                    <w:sz w:val="18"/>
                    <w:szCs w:val="18"/>
                  </w:rPr>
                </w:rPrChange>
              </w:rPr>
              <w:t xml:space="preserve">POST </w:t>
            </w:r>
            <w:proofErr w:type="gramStart"/>
            <w:r w:rsidRPr="00C215A6">
              <w:rPr>
                <w:b/>
                <w:bCs/>
                <w:strike/>
                <w:color w:val="007A8A"/>
                <w:sz w:val="18"/>
                <w:szCs w:val="18"/>
                <w:rPrChange w:id="2" w:author="John Abrahams" w:date="2026-03-10T07:54:00Z" w16du:dateUtc="2026-03-10T11:54:00Z">
                  <w:rPr>
                    <w:b/>
                    <w:bCs/>
                    <w:color w:val="007A8A"/>
                    <w:sz w:val="18"/>
                    <w:szCs w:val="18"/>
                  </w:rPr>
                </w:rPrChange>
              </w:rPr>
              <w:t xml:space="preserve">3  </w:t>
            </w:r>
            <w:r w:rsidRPr="00C215A6">
              <w:rPr>
                <w:strike/>
                <w:color w:val="888888"/>
                <w:sz w:val="18"/>
                <w:szCs w:val="18"/>
                <w:rPrChange w:id="3" w:author="John Abrahams" w:date="2026-03-10T07:54:00Z" w16du:dateUtc="2026-03-10T11:54:00Z">
                  <w:rPr>
                    <w:color w:val="888888"/>
                    <w:sz w:val="18"/>
                    <w:szCs w:val="18"/>
                  </w:rPr>
                </w:rPrChange>
              </w:rPr>
              <w:t>[</w:t>
            </w:r>
            <w:proofErr w:type="gramEnd"/>
            <w:r w:rsidRPr="00C215A6">
              <w:rPr>
                <w:strike/>
                <w:color w:val="888888"/>
                <w:sz w:val="18"/>
                <w:szCs w:val="18"/>
                <w:rPrChange w:id="4" w:author="John Abrahams" w:date="2026-03-10T07:54:00Z" w16du:dateUtc="2026-03-10T11:54:00Z">
                  <w:rPr>
                    <w:color w:val="888888"/>
                    <w:sz w:val="18"/>
                    <w:szCs w:val="18"/>
                  </w:rPr>
                </w:rPrChange>
              </w:rPr>
              <w:t>LinkedIn]</w:t>
            </w:r>
          </w:p>
          <w:p w14:paraId="487312DC" w14:textId="77777777" w:rsidR="0075609A" w:rsidRPr="00C215A6" w:rsidRDefault="00000000">
            <w:pPr>
              <w:spacing w:before="60" w:after="80"/>
              <w:rPr>
                <w:strike/>
                <w:rPrChange w:id="5" w:author="John Abrahams" w:date="2026-03-10T07:54:00Z" w16du:dateUtc="2026-03-10T11:54:00Z">
                  <w:rPr/>
                </w:rPrChange>
              </w:rPr>
            </w:pPr>
            <w:r w:rsidRPr="00C215A6">
              <w:rPr>
                <w:b/>
                <w:bCs/>
                <w:strike/>
                <w:color w:val="111111"/>
                <w:rPrChange w:id="6" w:author="John Abrahams" w:date="2026-03-10T07:54:00Z" w16du:dateUtc="2026-03-10T11:54:00Z">
                  <w:rPr>
                    <w:b/>
                    <w:bCs/>
                    <w:color w:val="111111"/>
                  </w:rPr>
                </w:rPrChange>
              </w:rPr>
              <w:t>What if your EMR notes generated themselves?</w:t>
            </w:r>
          </w:p>
          <w:p w14:paraId="01A76D13" w14:textId="5F5C61DB" w:rsidR="0075609A" w:rsidRPr="00C215A6" w:rsidRDefault="00C215A6">
            <w:pPr>
              <w:spacing w:after="80"/>
              <w:rPr>
                <w:strike/>
                <w:rPrChange w:id="7" w:author="John Abrahams" w:date="2026-03-10T07:54:00Z" w16du:dateUtc="2026-03-10T11:54:00Z">
                  <w:rPr/>
                </w:rPrChange>
              </w:rPr>
            </w:pPr>
            <w:proofErr w:type="spellStart"/>
            <w:ins w:id="8" w:author="John Abrahams" w:date="2026-03-10T07:54:00Z" w16du:dateUtc="2026-03-10T11:54:00Z">
              <w:r w:rsidRPr="00C215A6">
                <w:rPr>
                  <w:strike/>
                  <w:color w:val="333333"/>
                  <w:sz w:val="20"/>
                  <w:szCs w:val="20"/>
                  <w:rPrChange w:id="9" w:author="John Abrahams" w:date="2026-03-10T07:54:00Z" w16du:dateUtc="2026-03-10T11:54:00Z">
                    <w:rPr>
                      <w:color w:val="333333"/>
                      <w:sz w:val="20"/>
                      <w:szCs w:val="20"/>
                    </w:rPr>
                  </w:rPrChange>
                </w:rPr>
                <w:t>Synaptix</w:t>
              </w:r>
            </w:ins>
            <w:proofErr w:type="spellEnd"/>
            <w:del w:id="10" w:author="John Abrahams" w:date="2026-03-10T07:54:00Z" w16du:dateUtc="2026-03-10T11:54:00Z">
              <w:r w:rsidR="00000000" w:rsidRPr="00C215A6" w:rsidDel="00C215A6">
                <w:rPr>
                  <w:strike/>
                  <w:color w:val="333333"/>
                  <w:sz w:val="20"/>
                  <w:szCs w:val="20"/>
                  <w:rPrChange w:id="11" w:author="John Abrahams" w:date="2026-03-10T07:54:00Z" w16du:dateUtc="2026-03-10T11:54:00Z">
                    <w:rPr>
                      <w:color w:val="333333"/>
                      <w:sz w:val="20"/>
                      <w:szCs w:val="20"/>
                    </w:rPr>
                  </w:rPrChange>
                </w:rPr>
                <w:delText>Tappy</w:delText>
              </w:r>
            </w:del>
            <w:r w:rsidR="00000000" w:rsidRPr="00C215A6">
              <w:rPr>
                <w:strike/>
                <w:color w:val="333333"/>
                <w:sz w:val="20"/>
                <w:szCs w:val="20"/>
                <w:rPrChange w:id="12" w:author="John Abrahams" w:date="2026-03-10T07:54:00Z" w16du:dateUtc="2026-03-10T11:54:00Z">
                  <w:rPr>
                    <w:color w:val="333333"/>
                    <w:sz w:val="20"/>
                    <w:szCs w:val="20"/>
                  </w:rPr>
                </w:rPrChange>
              </w:rPr>
              <w:t>, Kronos Health's SMS-based cognitive monitoring tool, collects patient data between visits, generates CPT-coded notes, and submits directly to your EMR. No manual documentation. No missed reimbursements. Clean data and clean claims.</w:t>
            </w:r>
          </w:p>
          <w:p w14:paraId="0F101BA4" w14:textId="77777777" w:rsidR="0075609A" w:rsidRPr="00C215A6" w:rsidRDefault="00000000">
            <w:pPr>
              <w:spacing w:after="80"/>
              <w:rPr>
                <w:strike/>
                <w:rPrChange w:id="13" w:author="John Abrahams" w:date="2026-03-10T07:54:00Z" w16du:dateUtc="2026-03-10T11:54:00Z">
                  <w:rPr/>
                </w:rPrChange>
              </w:rPr>
            </w:pPr>
            <w:r w:rsidRPr="00C215A6">
              <w:rPr>
                <w:b/>
                <w:bCs/>
                <w:strike/>
                <w:color w:val="007A8A"/>
                <w:sz w:val="19"/>
                <w:szCs w:val="19"/>
                <w:rPrChange w:id="14" w:author="John Abrahams" w:date="2026-03-10T07:54:00Z" w16du:dateUtc="2026-03-10T11:54:00Z">
                  <w:rPr>
                    <w:b/>
                    <w:bCs/>
                    <w:color w:val="007A8A"/>
                    <w:sz w:val="19"/>
                    <w:szCs w:val="19"/>
                  </w:rPr>
                </w:rPrChange>
              </w:rPr>
              <w:t>CTA: See a live Tappy demo at kronoshealth.co</w:t>
            </w:r>
          </w:p>
          <w:p w14:paraId="78011CB8" w14:textId="77777777" w:rsidR="0075609A" w:rsidRDefault="00000000">
            <w:r w:rsidRPr="00C215A6">
              <w:rPr>
                <w:i/>
                <w:iCs/>
                <w:strike/>
                <w:color w:val="777777"/>
                <w:sz w:val="17"/>
                <w:szCs w:val="17"/>
                <w:rPrChange w:id="15" w:author="John Abrahams" w:date="2026-03-10T07:54:00Z" w16du:dateUtc="2026-03-10T11:54:00Z">
                  <w:rPr>
                    <w:i/>
                    <w:iCs/>
                    <w:color w:val="777777"/>
                    <w:sz w:val="17"/>
                    <w:szCs w:val="17"/>
                  </w:rPr>
                </w:rPrChange>
              </w:rPr>
              <w:t>#DigitalHealth #HealthTech #EMR #CPTCodes #MedicalBilling</w:t>
            </w:r>
          </w:p>
        </w:tc>
      </w:tr>
    </w:tbl>
    <w:p w14:paraId="6E9D4065" w14:textId="77777777" w:rsidR="0075609A" w:rsidRDefault="0075609A">
      <w:pPr>
        <w:spacing w:after="180"/>
      </w:pPr>
    </w:p>
    <w:tbl>
      <w:tblPr>
        <w:tblW w:w="9360" w:type="dxa"/>
        <w:tblBorders>
          <w:top w:val="single" w:sz="6" w:space="0" w:color="007A8A"/>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2E4655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21BC49F2" w14:textId="77777777" w:rsidR="0075609A" w:rsidRDefault="00000000">
            <w:pPr>
              <w:spacing w:after="60"/>
            </w:pPr>
            <w:r>
              <w:rPr>
                <w:b/>
                <w:bCs/>
                <w:color w:val="007A8A"/>
                <w:sz w:val="18"/>
                <w:szCs w:val="18"/>
              </w:rPr>
              <w:t xml:space="preserve">POST </w:t>
            </w:r>
            <w:proofErr w:type="gramStart"/>
            <w:r>
              <w:rPr>
                <w:b/>
                <w:bCs/>
                <w:color w:val="007A8A"/>
                <w:sz w:val="18"/>
                <w:szCs w:val="18"/>
              </w:rPr>
              <w:t xml:space="preserve">4  </w:t>
            </w:r>
            <w:r>
              <w:rPr>
                <w:color w:val="888888"/>
                <w:sz w:val="18"/>
                <w:szCs w:val="18"/>
              </w:rPr>
              <w:t>[</w:t>
            </w:r>
            <w:proofErr w:type="gramEnd"/>
            <w:r>
              <w:rPr>
                <w:color w:val="888888"/>
                <w:sz w:val="18"/>
                <w:szCs w:val="18"/>
              </w:rPr>
              <w:t>LinkedIn]</w:t>
            </w:r>
          </w:p>
          <w:p w14:paraId="4F6D8814" w14:textId="77777777" w:rsidR="0075609A" w:rsidRDefault="00000000">
            <w:pPr>
              <w:spacing w:before="60" w:after="80"/>
            </w:pPr>
            <w:r>
              <w:rPr>
                <w:b/>
                <w:bCs/>
                <w:color w:val="111111"/>
              </w:rPr>
              <w:t>1.7 million traumatic brain injuries in the US every year. Most go undertreated.</w:t>
            </w:r>
          </w:p>
          <w:p w14:paraId="380A45D3" w14:textId="4081C3F6" w:rsidR="0075609A" w:rsidRDefault="00000000">
            <w:pPr>
              <w:spacing w:after="80"/>
            </w:pPr>
            <w:r>
              <w:rPr>
                <w:color w:val="333333"/>
                <w:sz w:val="20"/>
                <w:szCs w:val="20"/>
              </w:rPr>
              <w:t xml:space="preserve">Concussion is one of three core focus areas in Kronos Health's </w:t>
            </w:r>
            <w:del w:id="16" w:author="John Abrahams" w:date="2026-03-10T07:54:00Z" w16du:dateUtc="2026-03-10T11:54:00Z">
              <w:r w:rsidDel="00C215A6">
                <w:rPr>
                  <w:color w:val="333333"/>
                  <w:sz w:val="20"/>
                  <w:szCs w:val="20"/>
                </w:rPr>
                <w:delText>Cognitive Franchise Program</w:delText>
              </w:r>
            </w:del>
            <w:proofErr w:type="spellStart"/>
            <w:ins w:id="17" w:author="John Abrahams" w:date="2026-03-10T07:54:00Z" w16du:dateUtc="2026-03-10T11:54:00Z">
              <w:r w:rsidR="00C215A6">
                <w:rPr>
                  <w:color w:val="333333"/>
                  <w:sz w:val="20"/>
                  <w:szCs w:val="20"/>
                </w:rPr>
                <w:t>Synaptix</w:t>
              </w:r>
              <w:proofErr w:type="spellEnd"/>
              <w:r w:rsidR="00C215A6">
                <w:rPr>
                  <w:color w:val="333333"/>
                  <w:sz w:val="20"/>
                  <w:szCs w:val="20"/>
                </w:rPr>
                <w:t xml:space="preserve"> Cognitive Evaluation Software</w:t>
              </w:r>
            </w:ins>
            <w:r>
              <w:rPr>
                <w:color w:val="333333"/>
                <w:sz w:val="20"/>
                <w:szCs w:val="20"/>
              </w:rPr>
              <w:t xml:space="preserve">. </w:t>
            </w:r>
            <w:del w:id="18" w:author="John Abrahams" w:date="2026-03-10T07:54:00Z" w16du:dateUtc="2026-03-10T11:54:00Z">
              <w:r w:rsidDel="00C215A6">
                <w:rPr>
                  <w:color w:val="333333"/>
                  <w:sz w:val="20"/>
                  <w:szCs w:val="20"/>
                </w:rPr>
                <w:delText>The protocols include standardized neuropsychological assessments, EEG, MRI, and adaptive CBT treatment planning. A clinic can be operational within weeks</w:delText>
              </w:r>
            </w:del>
            <w:ins w:id="19" w:author="John Abrahams" w:date="2026-03-10T07:54:00Z" w16du:dateUtc="2026-03-10T11:54:00Z">
              <w:r w:rsidR="00C215A6">
                <w:rPr>
                  <w:color w:val="333333"/>
                  <w:sz w:val="20"/>
                  <w:szCs w:val="20"/>
                </w:rPr>
                <w:t>The software i</w:t>
              </w:r>
            </w:ins>
            <w:ins w:id="20" w:author="John Abrahams" w:date="2026-03-10T07:55:00Z" w16du:dateUtc="2026-03-10T11:55:00Z">
              <w:r w:rsidR="00C215A6">
                <w:rPr>
                  <w:color w:val="333333"/>
                  <w:sz w:val="20"/>
                  <w:szCs w:val="20"/>
                </w:rPr>
                <w:t xml:space="preserve">s one the first to offer concussion evaluations integrated with Neuropsychological Assessments, Computerized Cognitive Remediation, and Digital Health Evaluations </w:t>
              </w:r>
            </w:ins>
            <w:ins w:id="21" w:author="John Abrahams" w:date="2026-03-10T07:56:00Z" w16du:dateUtc="2026-03-10T11:56:00Z">
              <w:r w:rsidR="00C215A6">
                <w:rPr>
                  <w:color w:val="333333"/>
                  <w:sz w:val="20"/>
                  <w:szCs w:val="20"/>
                </w:rPr>
                <w:t>taking advantage of CPT Coding generating new revenue. Clinics are operational in a day after training.</w:t>
              </w:r>
            </w:ins>
            <w:del w:id="22" w:author="John Abrahams" w:date="2026-03-10T07:55:00Z" w16du:dateUtc="2026-03-10T11:55:00Z">
              <w:r w:rsidDel="00C215A6">
                <w:rPr>
                  <w:color w:val="333333"/>
                  <w:sz w:val="20"/>
                  <w:szCs w:val="20"/>
                </w:rPr>
                <w:delText>.</w:delText>
              </w:r>
            </w:del>
          </w:p>
          <w:p w14:paraId="7D259254" w14:textId="77777777" w:rsidR="0075609A" w:rsidRDefault="00000000">
            <w:pPr>
              <w:spacing w:after="80"/>
            </w:pPr>
            <w:r>
              <w:rPr>
                <w:b/>
                <w:bCs/>
                <w:color w:val="007A8A"/>
                <w:sz w:val="19"/>
                <w:szCs w:val="19"/>
              </w:rPr>
              <w:t>CTA: Download program details at kronoshealth.co</w:t>
            </w:r>
          </w:p>
          <w:p w14:paraId="256BA930" w14:textId="77777777" w:rsidR="0075609A" w:rsidRDefault="00000000">
            <w:r>
              <w:rPr>
                <w:i/>
                <w:iCs/>
                <w:color w:val="777777"/>
                <w:sz w:val="17"/>
                <w:szCs w:val="17"/>
              </w:rPr>
              <w:t>#TBI #ConcussionCare #Neuropsychology #BrainHealth #ClinicalPrograms</w:t>
            </w:r>
          </w:p>
        </w:tc>
      </w:tr>
    </w:tbl>
    <w:p w14:paraId="5B5A52FC" w14:textId="77777777" w:rsidR="0075609A" w:rsidRDefault="0075609A">
      <w:pPr>
        <w:spacing w:after="180"/>
      </w:pPr>
    </w:p>
    <w:tbl>
      <w:tblPr>
        <w:tblW w:w="9360" w:type="dxa"/>
        <w:tblBorders>
          <w:top w:val="single" w:sz="6" w:space="0" w:color="007A8A"/>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2F55470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332E861C" w14:textId="77777777" w:rsidR="0075609A" w:rsidRDefault="00000000">
            <w:pPr>
              <w:spacing w:after="60"/>
            </w:pPr>
            <w:r>
              <w:rPr>
                <w:b/>
                <w:bCs/>
                <w:color w:val="007A8A"/>
                <w:sz w:val="18"/>
                <w:szCs w:val="18"/>
              </w:rPr>
              <w:t xml:space="preserve">POST </w:t>
            </w:r>
            <w:proofErr w:type="gramStart"/>
            <w:r>
              <w:rPr>
                <w:b/>
                <w:bCs/>
                <w:color w:val="007A8A"/>
                <w:sz w:val="18"/>
                <w:szCs w:val="18"/>
              </w:rPr>
              <w:t xml:space="preserve">5  </w:t>
            </w:r>
            <w:r>
              <w:rPr>
                <w:color w:val="888888"/>
                <w:sz w:val="18"/>
                <w:szCs w:val="18"/>
              </w:rPr>
              <w:t>[</w:t>
            </w:r>
            <w:proofErr w:type="gramEnd"/>
            <w:r>
              <w:rPr>
                <w:color w:val="888888"/>
                <w:sz w:val="18"/>
                <w:szCs w:val="18"/>
              </w:rPr>
              <w:t>LinkedIn]</w:t>
            </w:r>
          </w:p>
          <w:p w14:paraId="1ADB9D9E" w14:textId="77777777" w:rsidR="0075609A" w:rsidRDefault="00000000">
            <w:pPr>
              <w:spacing w:before="60" w:after="80"/>
            </w:pPr>
            <w:r>
              <w:rPr>
                <w:b/>
                <w:bCs/>
                <w:color w:val="111111"/>
              </w:rPr>
              <w:t>Out-of-network arbitration outcomes improve significantly when submissions are done right.</w:t>
            </w:r>
          </w:p>
          <w:p w14:paraId="763A67C6" w14:textId="77777777" w:rsidR="0075609A" w:rsidRDefault="00000000">
            <w:pPr>
              <w:spacing w:after="80"/>
            </w:pPr>
            <w:r>
              <w:rPr>
                <w:color w:val="333333"/>
                <w:sz w:val="20"/>
                <w:szCs w:val="20"/>
              </w:rPr>
              <w:lastRenderedPageBreak/>
              <w:t>Kronos Health has built the regulatory and clinical expertise to prepare payment offers that move through the IDR process efficiently. We handle everything start to finish. Most providers have no idea how much they are leaving on the table.</w:t>
            </w:r>
          </w:p>
          <w:p w14:paraId="39AC0BAB" w14:textId="77777777" w:rsidR="0075609A" w:rsidRDefault="00000000">
            <w:pPr>
              <w:spacing w:after="80"/>
            </w:pPr>
            <w:r>
              <w:rPr>
                <w:b/>
                <w:bCs/>
                <w:color w:val="007A8A"/>
                <w:sz w:val="19"/>
                <w:szCs w:val="19"/>
              </w:rPr>
              <w:t>CTA: Talk to an arbitration specialist today at kronoshealth.co</w:t>
            </w:r>
          </w:p>
          <w:p w14:paraId="184878F6" w14:textId="77777777" w:rsidR="0075609A" w:rsidRDefault="00000000">
            <w:r>
              <w:rPr>
                <w:i/>
                <w:iCs/>
                <w:color w:val="777777"/>
                <w:sz w:val="17"/>
                <w:szCs w:val="17"/>
              </w:rPr>
              <w:t>#NoSurprisesAct #IDR #HealthcareLaw #PracticeManagement</w:t>
            </w:r>
          </w:p>
        </w:tc>
      </w:tr>
    </w:tbl>
    <w:p w14:paraId="75932405" w14:textId="77777777" w:rsidR="0075609A" w:rsidRDefault="0075609A">
      <w:pPr>
        <w:spacing w:after="180"/>
      </w:pPr>
    </w:p>
    <w:tbl>
      <w:tblPr>
        <w:tblW w:w="9360" w:type="dxa"/>
        <w:tblBorders>
          <w:top w:val="single" w:sz="6" w:space="0" w:color="007A8A"/>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313467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28D9C868" w14:textId="77777777" w:rsidR="0075609A" w:rsidRDefault="00000000">
            <w:pPr>
              <w:spacing w:after="60"/>
            </w:pPr>
            <w:r>
              <w:rPr>
                <w:b/>
                <w:bCs/>
                <w:color w:val="007A8A"/>
                <w:sz w:val="18"/>
                <w:szCs w:val="18"/>
              </w:rPr>
              <w:t xml:space="preserve">POST </w:t>
            </w:r>
            <w:proofErr w:type="gramStart"/>
            <w:r>
              <w:rPr>
                <w:b/>
                <w:bCs/>
                <w:color w:val="007A8A"/>
                <w:sz w:val="18"/>
                <w:szCs w:val="18"/>
              </w:rPr>
              <w:t xml:space="preserve">6  </w:t>
            </w:r>
            <w:r>
              <w:rPr>
                <w:color w:val="888888"/>
                <w:sz w:val="18"/>
                <w:szCs w:val="18"/>
              </w:rPr>
              <w:t>[</w:t>
            </w:r>
            <w:proofErr w:type="gramEnd"/>
            <w:r>
              <w:rPr>
                <w:color w:val="888888"/>
                <w:sz w:val="18"/>
                <w:szCs w:val="18"/>
              </w:rPr>
              <w:t>Instagram]</w:t>
            </w:r>
          </w:p>
          <w:p w14:paraId="45EA0989" w14:textId="77777777" w:rsidR="0075609A" w:rsidRDefault="00000000">
            <w:pPr>
              <w:spacing w:before="60" w:after="80"/>
            </w:pPr>
            <w:r>
              <w:rPr>
                <w:b/>
                <w:bCs/>
                <w:color w:val="111111"/>
              </w:rPr>
              <w:t>Brain health is not a specialty anymore. It is a standard of care.</w:t>
            </w:r>
          </w:p>
          <w:p w14:paraId="3E7C98BF" w14:textId="4AFF0E61" w:rsidR="0075609A" w:rsidRDefault="00000000">
            <w:pPr>
              <w:spacing w:after="80"/>
            </w:pPr>
            <w:del w:id="23" w:author="John Abrahams" w:date="2026-03-10T07:56:00Z" w16du:dateUtc="2026-03-10T11:56:00Z">
              <w:r w:rsidDel="00C215A6">
                <w:rPr>
                  <w:color w:val="333333"/>
                  <w:sz w:val="20"/>
                  <w:szCs w:val="20"/>
                </w:rPr>
                <w:delText>Our Cognitive Franchise Program</w:delText>
              </w:r>
            </w:del>
            <w:proofErr w:type="spellStart"/>
            <w:ins w:id="24" w:author="John Abrahams" w:date="2026-03-10T07:56:00Z" w16du:dateUtc="2026-03-10T11:56:00Z">
              <w:r w:rsidR="00C215A6">
                <w:rPr>
                  <w:color w:val="333333"/>
                  <w:sz w:val="20"/>
                  <w:szCs w:val="20"/>
                </w:rPr>
                <w:t>Synatpix</w:t>
              </w:r>
            </w:ins>
            <w:proofErr w:type="spellEnd"/>
            <w:r>
              <w:rPr>
                <w:color w:val="333333"/>
                <w:sz w:val="20"/>
                <w:szCs w:val="20"/>
              </w:rPr>
              <w:t xml:space="preserve"> brings </w:t>
            </w:r>
            <w:del w:id="25" w:author="John Abrahams" w:date="2026-03-10T07:57:00Z" w16du:dateUtc="2026-03-10T11:57:00Z">
              <w:r w:rsidDel="00C215A6">
                <w:rPr>
                  <w:color w:val="333333"/>
                  <w:sz w:val="20"/>
                  <w:szCs w:val="20"/>
                </w:rPr>
                <w:delText xml:space="preserve">EEG, MRI, and </w:delText>
              </w:r>
            </w:del>
            <w:ins w:id="26" w:author="John Abrahams" w:date="2026-03-10T07:57:00Z" w16du:dateUtc="2026-03-10T11:57:00Z">
              <w:r w:rsidR="00C215A6">
                <w:rPr>
                  <w:color w:val="333333"/>
                  <w:sz w:val="20"/>
                  <w:szCs w:val="20"/>
                </w:rPr>
                <w:t>N</w:t>
              </w:r>
            </w:ins>
            <w:del w:id="27" w:author="John Abrahams" w:date="2026-03-10T07:57:00Z" w16du:dateUtc="2026-03-10T11:57:00Z">
              <w:r w:rsidDel="00C215A6">
                <w:rPr>
                  <w:color w:val="333333"/>
                  <w:sz w:val="20"/>
                  <w:szCs w:val="20"/>
                </w:rPr>
                <w:delText>n</w:delText>
              </w:r>
            </w:del>
            <w:r>
              <w:rPr>
                <w:color w:val="333333"/>
                <w:sz w:val="20"/>
                <w:szCs w:val="20"/>
              </w:rPr>
              <w:t>europsych</w:t>
            </w:r>
            <w:ins w:id="28" w:author="John Abrahams" w:date="2026-03-10T07:57:00Z" w16du:dateUtc="2026-03-10T11:57:00Z">
              <w:r w:rsidR="00C215A6">
                <w:rPr>
                  <w:color w:val="333333"/>
                  <w:sz w:val="20"/>
                  <w:szCs w:val="20"/>
                </w:rPr>
                <w:t>ology</w:t>
              </w:r>
            </w:ins>
            <w:r>
              <w:rPr>
                <w:color w:val="333333"/>
                <w:sz w:val="20"/>
                <w:szCs w:val="20"/>
              </w:rPr>
              <w:t xml:space="preserve"> </w:t>
            </w:r>
            <w:ins w:id="29" w:author="John Abrahams" w:date="2026-03-10T07:57:00Z" w16du:dateUtc="2026-03-10T11:57:00Z">
              <w:r w:rsidR="00C215A6">
                <w:rPr>
                  <w:color w:val="333333"/>
                  <w:sz w:val="20"/>
                  <w:szCs w:val="20"/>
                </w:rPr>
                <w:t>P</w:t>
              </w:r>
            </w:ins>
            <w:del w:id="30" w:author="John Abrahams" w:date="2026-03-10T07:57:00Z" w16du:dateUtc="2026-03-10T11:57:00Z">
              <w:r w:rsidDel="00C215A6">
                <w:rPr>
                  <w:color w:val="333333"/>
                  <w:sz w:val="20"/>
                  <w:szCs w:val="20"/>
                </w:rPr>
                <w:delText>p</w:delText>
              </w:r>
            </w:del>
            <w:r>
              <w:rPr>
                <w:color w:val="333333"/>
                <w:sz w:val="20"/>
                <w:szCs w:val="20"/>
              </w:rPr>
              <w:t xml:space="preserve">rotocols </w:t>
            </w:r>
            <w:ins w:id="31" w:author="John Abrahams" w:date="2026-03-10T07:57:00Z" w16du:dateUtc="2026-03-10T11:57:00Z">
              <w:r w:rsidR="00C215A6">
                <w:rPr>
                  <w:color w:val="333333"/>
                  <w:sz w:val="20"/>
                  <w:szCs w:val="20"/>
                </w:rPr>
                <w:t xml:space="preserve">and Assessments </w:t>
              </w:r>
            </w:ins>
            <w:r>
              <w:rPr>
                <w:color w:val="333333"/>
                <w:sz w:val="20"/>
                <w:szCs w:val="20"/>
              </w:rPr>
              <w:t>into any clinic. Chronic pain. Concussion. Cognitive decline. One low-cost program, one provider, scalable results.</w:t>
            </w:r>
          </w:p>
          <w:p w14:paraId="4CFCB845" w14:textId="77777777" w:rsidR="0075609A" w:rsidRDefault="00000000">
            <w:pPr>
              <w:spacing w:after="80"/>
            </w:pPr>
            <w:r>
              <w:rPr>
                <w:b/>
                <w:bCs/>
                <w:color w:val="007A8A"/>
                <w:sz w:val="19"/>
                <w:szCs w:val="19"/>
              </w:rPr>
              <w:t>CTA: Link in bio to learn more.</w:t>
            </w:r>
          </w:p>
          <w:p w14:paraId="16360397" w14:textId="77777777" w:rsidR="0075609A" w:rsidRDefault="00000000">
            <w:r>
              <w:rPr>
                <w:i/>
                <w:iCs/>
                <w:color w:val="777777"/>
                <w:sz w:val="17"/>
                <w:szCs w:val="17"/>
              </w:rPr>
              <w:t>#BrainHealth #CognitiveDecline #Concussion #ChronicPain #HealthcareInnovation</w:t>
            </w:r>
          </w:p>
        </w:tc>
      </w:tr>
    </w:tbl>
    <w:p w14:paraId="426574CB" w14:textId="77777777" w:rsidR="0075609A" w:rsidRDefault="0075609A">
      <w:pPr>
        <w:spacing w:after="180"/>
      </w:pPr>
    </w:p>
    <w:tbl>
      <w:tblPr>
        <w:tblW w:w="9360" w:type="dxa"/>
        <w:tblBorders>
          <w:top w:val="single" w:sz="6" w:space="0" w:color="007A8A"/>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5AB7AC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493E69BC" w14:textId="77777777" w:rsidR="0075609A" w:rsidRDefault="00000000">
            <w:pPr>
              <w:spacing w:after="60"/>
            </w:pPr>
            <w:r>
              <w:rPr>
                <w:b/>
                <w:bCs/>
                <w:color w:val="007A8A"/>
                <w:sz w:val="18"/>
                <w:szCs w:val="18"/>
              </w:rPr>
              <w:t xml:space="preserve">POST </w:t>
            </w:r>
            <w:proofErr w:type="gramStart"/>
            <w:r>
              <w:rPr>
                <w:b/>
                <w:bCs/>
                <w:color w:val="007A8A"/>
                <w:sz w:val="18"/>
                <w:szCs w:val="18"/>
              </w:rPr>
              <w:t xml:space="preserve">7  </w:t>
            </w:r>
            <w:r>
              <w:rPr>
                <w:color w:val="888888"/>
                <w:sz w:val="18"/>
                <w:szCs w:val="18"/>
              </w:rPr>
              <w:t>[</w:t>
            </w:r>
            <w:proofErr w:type="gramEnd"/>
            <w:r>
              <w:rPr>
                <w:color w:val="888888"/>
                <w:sz w:val="18"/>
                <w:szCs w:val="18"/>
              </w:rPr>
              <w:t>Instagram]</w:t>
            </w:r>
          </w:p>
          <w:p w14:paraId="7A6B30E7" w14:textId="77777777" w:rsidR="0075609A" w:rsidRDefault="00000000">
            <w:pPr>
              <w:spacing w:before="60" w:after="80"/>
            </w:pPr>
            <w:r>
              <w:rPr>
                <w:b/>
                <w:bCs/>
                <w:color w:val="111111"/>
              </w:rPr>
              <w:t>Text a patient. Get a billable note back.</w:t>
            </w:r>
          </w:p>
          <w:p w14:paraId="7D40056D" w14:textId="31649FB2" w:rsidR="0075609A" w:rsidRDefault="00C215A6">
            <w:pPr>
              <w:spacing w:after="80"/>
            </w:pPr>
            <w:proofErr w:type="spellStart"/>
            <w:ins w:id="32" w:author="John Abrahams" w:date="2026-03-10T07:57:00Z" w16du:dateUtc="2026-03-10T11:57:00Z">
              <w:r>
                <w:rPr>
                  <w:color w:val="333333"/>
                  <w:sz w:val="20"/>
                  <w:szCs w:val="20"/>
                </w:rPr>
                <w:t>Synaptix</w:t>
              </w:r>
            </w:ins>
            <w:proofErr w:type="spellEnd"/>
            <w:del w:id="33" w:author="John Abrahams" w:date="2026-03-10T07:57:00Z" w16du:dateUtc="2026-03-10T11:57:00Z">
              <w:r w:rsidR="00000000" w:rsidDel="00C215A6">
                <w:rPr>
                  <w:color w:val="333333"/>
                  <w:sz w:val="20"/>
                  <w:szCs w:val="20"/>
                </w:rPr>
                <w:delText>Tappy</w:delText>
              </w:r>
            </w:del>
            <w:r w:rsidR="00000000">
              <w:rPr>
                <w:color w:val="333333"/>
                <w:sz w:val="20"/>
                <w:szCs w:val="20"/>
              </w:rPr>
              <w:t xml:space="preserve"> tracks cognitive health via SMS. Patients respond from their phones. Your EMR receives CPT-coded documentation automatically. That is what frictionless digital health looks like.</w:t>
            </w:r>
          </w:p>
          <w:p w14:paraId="1C1D1C03" w14:textId="77777777" w:rsidR="0075609A" w:rsidRDefault="00000000">
            <w:pPr>
              <w:spacing w:after="80"/>
            </w:pPr>
            <w:r>
              <w:rPr>
                <w:b/>
                <w:bCs/>
                <w:color w:val="007A8A"/>
                <w:sz w:val="19"/>
                <w:szCs w:val="19"/>
              </w:rPr>
              <w:t>CTA: See it at kronoshealth.co.</w:t>
            </w:r>
          </w:p>
          <w:p w14:paraId="23C86AD8" w14:textId="77777777" w:rsidR="0075609A" w:rsidRDefault="00000000">
            <w:r>
              <w:rPr>
                <w:i/>
                <w:iCs/>
                <w:color w:val="777777"/>
                <w:sz w:val="17"/>
                <w:szCs w:val="17"/>
              </w:rPr>
              <w:t>#DigitalHealth #HealthTech #PatientEngagement #Tappy #MedicalTech</w:t>
            </w:r>
          </w:p>
        </w:tc>
      </w:tr>
    </w:tbl>
    <w:p w14:paraId="535F724C" w14:textId="77777777" w:rsidR="0075609A" w:rsidRDefault="0075609A">
      <w:pPr>
        <w:spacing w:after="180"/>
      </w:pPr>
    </w:p>
    <w:tbl>
      <w:tblPr>
        <w:tblW w:w="9360" w:type="dxa"/>
        <w:tblBorders>
          <w:top w:val="single" w:sz="6" w:space="0" w:color="007A8A"/>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0DACE0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0FB0A222" w14:textId="77777777" w:rsidR="0075609A" w:rsidRDefault="00000000">
            <w:pPr>
              <w:spacing w:after="60"/>
            </w:pPr>
            <w:r>
              <w:rPr>
                <w:b/>
                <w:bCs/>
                <w:color w:val="007A8A"/>
                <w:sz w:val="18"/>
                <w:szCs w:val="18"/>
              </w:rPr>
              <w:t xml:space="preserve">POST </w:t>
            </w:r>
            <w:proofErr w:type="gramStart"/>
            <w:r>
              <w:rPr>
                <w:b/>
                <w:bCs/>
                <w:color w:val="007A8A"/>
                <w:sz w:val="18"/>
                <w:szCs w:val="18"/>
              </w:rPr>
              <w:t xml:space="preserve">8  </w:t>
            </w:r>
            <w:r>
              <w:rPr>
                <w:color w:val="888888"/>
                <w:sz w:val="18"/>
                <w:szCs w:val="18"/>
              </w:rPr>
              <w:t>[</w:t>
            </w:r>
            <w:proofErr w:type="gramEnd"/>
            <w:r>
              <w:rPr>
                <w:color w:val="888888"/>
                <w:sz w:val="18"/>
                <w:szCs w:val="18"/>
              </w:rPr>
              <w:t>Instagram]</w:t>
            </w:r>
          </w:p>
          <w:p w14:paraId="0648A1A3" w14:textId="77777777" w:rsidR="0075609A" w:rsidRDefault="00000000">
            <w:pPr>
              <w:spacing w:before="60" w:after="80"/>
            </w:pPr>
            <w:r>
              <w:rPr>
                <w:b/>
                <w:bCs/>
                <w:color w:val="111111"/>
              </w:rPr>
              <w:t>Orthopedics. Neurology. Cardiology. Trauma. Physiatry.</w:t>
            </w:r>
          </w:p>
          <w:p w14:paraId="2B6D8EEE" w14:textId="77777777" w:rsidR="0075609A" w:rsidRDefault="00000000">
            <w:pPr>
              <w:spacing w:after="80"/>
            </w:pPr>
            <w:r>
              <w:rPr>
                <w:color w:val="333333"/>
                <w:sz w:val="20"/>
                <w:szCs w:val="20"/>
              </w:rPr>
              <w:t xml:space="preserve">Kronos Health's digital outcomes tools work across </w:t>
            </w:r>
            <w:proofErr w:type="gramStart"/>
            <w:r>
              <w:rPr>
                <w:color w:val="333333"/>
                <w:sz w:val="20"/>
                <w:szCs w:val="20"/>
              </w:rPr>
              <w:t>all of</w:t>
            </w:r>
            <w:proofErr w:type="gramEnd"/>
            <w:r>
              <w:rPr>
                <w:color w:val="333333"/>
                <w:sz w:val="20"/>
                <w:szCs w:val="20"/>
              </w:rPr>
              <w:t xml:space="preserve"> these specialties. Patient enrollment, data collection, automated billing notes. One system, multiple departments.</w:t>
            </w:r>
          </w:p>
          <w:p w14:paraId="25111A74" w14:textId="77777777" w:rsidR="0075609A" w:rsidRDefault="00000000">
            <w:pPr>
              <w:spacing w:after="80"/>
            </w:pPr>
            <w:r>
              <w:rPr>
                <w:b/>
                <w:bCs/>
                <w:color w:val="007A8A"/>
                <w:sz w:val="19"/>
                <w:szCs w:val="19"/>
              </w:rPr>
              <w:t>CTA: Link in bio.</w:t>
            </w:r>
          </w:p>
          <w:p w14:paraId="1C308D63" w14:textId="77777777" w:rsidR="0075609A" w:rsidRDefault="00000000">
            <w:r>
              <w:rPr>
                <w:i/>
                <w:iCs/>
                <w:color w:val="777777"/>
                <w:sz w:val="17"/>
                <w:szCs w:val="17"/>
              </w:rPr>
              <w:t>#HealthcareOperations #Orthopedics #Neurology #DigitalHealth #PatientOutcomes</w:t>
            </w:r>
          </w:p>
        </w:tc>
      </w:tr>
    </w:tbl>
    <w:p w14:paraId="3C1E8783" w14:textId="77777777" w:rsidR="0075609A" w:rsidRDefault="0075609A">
      <w:pPr>
        <w:spacing w:after="180"/>
      </w:pPr>
    </w:p>
    <w:tbl>
      <w:tblPr>
        <w:tblW w:w="9360" w:type="dxa"/>
        <w:tblBorders>
          <w:top w:val="single" w:sz="6" w:space="0" w:color="007A8A"/>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36DC7D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7A41714C" w14:textId="77777777" w:rsidR="0075609A" w:rsidRDefault="00000000">
            <w:pPr>
              <w:spacing w:after="60"/>
            </w:pPr>
            <w:r>
              <w:rPr>
                <w:b/>
                <w:bCs/>
                <w:color w:val="007A8A"/>
                <w:sz w:val="18"/>
                <w:szCs w:val="18"/>
              </w:rPr>
              <w:t xml:space="preserve">POST </w:t>
            </w:r>
            <w:proofErr w:type="gramStart"/>
            <w:r>
              <w:rPr>
                <w:b/>
                <w:bCs/>
                <w:color w:val="007A8A"/>
                <w:sz w:val="18"/>
                <w:szCs w:val="18"/>
              </w:rPr>
              <w:t xml:space="preserve">9  </w:t>
            </w:r>
            <w:r>
              <w:rPr>
                <w:color w:val="888888"/>
                <w:sz w:val="18"/>
                <w:szCs w:val="18"/>
              </w:rPr>
              <w:t>[</w:t>
            </w:r>
            <w:proofErr w:type="gramEnd"/>
            <w:r>
              <w:rPr>
                <w:color w:val="888888"/>
                <w:sz w:val="18"/>
                <w:szCs w:val="18"/>
              </w:rPr>
              <w:t>Instagram]</w:t>
            </w:r>
          </w:p>
          <w:p w14:paraId="3BA4601A" w14:textId="77777777" w:rsidR="0075609A" w:rsidRDefault="00000000">
            <w:pPr>
              <w:spacing w:before="60" w:after="80"/>
            </w:pPr>
            <w:r>
              <w:rPr>
                <w:b/>
                <w:bCs/>
                <w:color w:val="111111"/>
              </w:rPr>
              <w:t>Chronic pain does not start in the body alone. A significant part of it lives in the brain.</w:t>
            </w:r>
          </w:p>
          <w:p w14:paraId="2C07AA13" w14:textId="25EA27E3" w:rsidR="0075609A" w:rsidRDefault="00000000">
            <w:pPr>
              <w:spacing w:after="80"/>
            </w:pPr>
            <w:r>
              <w:rPr>
                <w:color w:val="333333"/>
                <w:sz w:val="20"/>
                <w:szCs w:val="20"/>
              </w:rPr>
              <w:t xml:space="preserve">Non-pharmacological treatment for chronic pain is at the core of our </w:t>
            </w:r>
            <w:del w:id="34" w:author="John Abrahams" w:date="2026-03-10T07:57:00Z" w16du:dateUtc="2026-03-10T11:57:00Z">
              <w:r w:rsidDel="00C215A6">
                <w:rPr>
                  <w:color w:val="333333"/>
                  <w:sz w:val="20"/>
                  <w:szCs w:val="20"/>
                </w:rPr>
                <w:delText>Cognitive Franchise Program</w:delText>
              </w:r>
            </w:del>
            <w:proofErr w:type="spellStart"/>
            <w:ins w:id="35" w:author="John Abrahams" w:date="2026-03-10T07:57:00Z" w16du:dateUtc="2026-03-10T11:57:00Z">
              <w:r w:rsidR="00C215A6">
                <w:rPr>
                  <w:color w:val="333333"/>
                  <w:sz w:val="20"/>
                  <w:szCs w:val="20"/>
                </w:rPr>
                <w:t>Synaptix</w:t>
              </w:r>
              <w:proofErr w:type="spellEnd"/>
              <w:r w:rsidR="00C215A6">
                <w:rPr>
                  <w:color w:val="333333"/>
                  <w:sz w:val="20"/>
                  <w:szCs w:val="20"/>
                </w:rPr>
                <w:t xml:space="preserve"> Cognitive Evaluation Software</w:t>
              </w:r>
            </w:ins>
            <w:r>
              <w:rPr>
                <w:color w:val="333333"/>
                <w:sz w:val="20"/>
                <w:szCs w:val="20"/>
              </w:rPr>
              <w:t>. C</w:t>
            </w:r>
            <w:ins w:id="36" w:author="John Abrahams" w:date="2026-03-10T07:57:00Z" w16du:dateUtc="2026-03-10T11:57:00Z">
              <w:r w:rsidR="00C215A6">
                <w:rPr>
                  <w:color w:val="333333"/>
                  <w:sz w:val="20"/>
                  <w:szCs w:val="20"/>
                </w:rPr>
                <w:t>ognitive Behavioral Therapy</w:t>
              </w:r>
            </w:ins>
            <w:ins w:id="37" w:author="John Abrahams" w:date="2026-03-10T07:58:00Z" w16du:dateUtc="2026-03-10T11:58:00Z">
              <w:r w:rsidR="00C215A6">
                <w:rPr>
                  <w:color w:val="333333"/>
                  <w:sz w:val="20"/>
                  <w:szCs w:val="20"/>
                </w:rPr>
                <w:t>, N</w:t>
              </w:r>
            </w:ins>
            <w:del w:id="38" w:author="John Abrahams" w:date="2026-03-10T07:57:00Z" w16du:dateUtc="2026-03-10T11:57:00Z">
              <w:r w:rsidDel="00C215A6">
                <w:rPr>
                  <w:color w:val="333333"/>
                  <w:sz w:val="20"/>
                  <w:szCs w:val="20"/>
                </w:rPr>
                <w:delText>BT, EEG, n</w:delText>
              </w:r>
            </w:del>
            <w:r>
              <w:rPr>
                <w:color w:val="333333"/>
                <w:sz w:val="20"/>
                <w:szCs w:val="20"/>
              </w:rPr>
              <w:t xml:space="preserve">europsychological </w:t>
            </w:r>
            <w:ins w:id="39" w:author="John Abrahams" w:date="2026-03-10T07:58:00Z" w16du:dateUtc="2026-03-10T11:58:00Z">
              <w:r w:rsidR="00C215A6">
                <w:rPr>
                  <w:color w:val="333333"/>
                  <w:sz w:val="20"/>
                  <w:szCs w:val="20"/>
                </w:rPr>
                <w:t>A</w:t>
              </w:r>
            </w:ins>
            <w:del w:id="40" w:author="John Abrahams" w:date="2026-03-10T07:58:00Z" w16du:dateUtc="2026-03-10T11:58:00Z">
              <w:r w:rsidDel="00C215A6">
                <w:rPr>
                  <w:color w:val="333333"/>
                  <w:sz w:val="20"/>
                  <w:szCs w:val="20"/>
                </w:rPr>
                <w:delText>a</w:delText>
              </w:r>
            </w:del>
            <w:r>
              <w:rPr>
                <w:color w:val="333333"/>
                <w:sz w:val="20"/>
                <w:szCs w:val="20"/>
              </w:rPr>
              <w:t>ssessments</w:t>
            </w:r>
            <w:ins w:id="41" w:author="John Abrahams" w:date="2026-03-10T07:58:00Z" w16du:dateUtc="2026-03-10T11:58:00Z">
              <w:r w:rsidR="00C215A6">
                <w:rPr>
                  <w:color w:val="333333"/>
                  <w:sz w:val="20"/>
                  <w:szCs w:val="20"/>
                </w:rPr>
                <w:t xml:space="preserve"> &amp; Digital Health Tools</w:t>
              </w:r>
            </w:ins>
            <w:r>
              <w:rPr>
                <w:color w:val="333333"/>
                <w:sz w:val="20"/>
                <w:szCs w:val="20"/>
              </w:rPr>
              <w:t>. Real protocols built to reduce medication dependency.</w:t>
            </w:r>
          </w:p>
          <w:p w14:paraId="3D147292" w14:textId="77777777" w:rsidR="0075609A" w:rsidRDefault="00000000">
            <w:pPr>
              <w:spacing w:after="80"/>
            </w:pPr>
            <w:r>
              <w:rPr>
                <w:b/>
                <w:bCs/>
                <w:color w:val="007A8A"/>
                <w:sz w:val="19"/>
                <w:szCs w:val="19"/>
              </w:rPr>
              <w:t>CTA: Start the conversation at kronoshealth.co.</w:t>
            </w:r>
          </w:p>
          <w:p w14:paraId="547C1272" w14:textId="77777777" w:rsidR="0075609A" w:rsidRDefault="00000000">
            <w:r>
              <w:rPr>
                <w:i/>
                <w:iCs/>
                <w:color w:val="777777"/>
                <w:sz w:val="17"/>
                <w:szCs w:val="17"/>
              </w:rPr>
              <w:t>#ChronicPain #NonPharmacological #PainManagement #BrainHealth #CBT</w:t>
            </w:r>
          </w:p>
        </w:tc>
      </w:tr>
    </w:tbl>
    <w:p w14:paraId="43BCDD6E" w14:textId="77777777" w:rsidR="0075609A" w:rsidRDefault="0075609A">
      <w:pPr>
        <w:spacing w:after="180"/>
      </w:pPr>
    </w:p>
    <w:tbl>
      <w:tblPr>
        <w:tblW w:w="9360" w:type="dxa"/>
        <w:tblBorders>
          <w:top w:val="single" w:sz="6" w:space="0" w:color="007A8A"/>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772FFB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3F87AA1D" w14:textId="77777777" w:rsidR="0075609A" w:rsidRDefault="00000000">
            <w:pPr>
              <w:spacing w:after="60"/>
            </w:pPr>
            <w:r>
              <w:rPr>
                <w:b/>
                <w:bCs/>
                <w:color w:val="007A8A"/>
                <w:sz w:val="18"/>
                <w:szCs w:val="18"/>
              </w:rPr>
              <w:t xml:space="preserve">POST </w:t>
            </w:r>
            <w:proofErr w:type="gramStart"/>
            <w:r>
              <w:rPr>
                <w:b/>
                <w:bCs/>
                <w:color w:val="007A8A"/>
                <w:sz w:val="18"/>
                <w:szCs w:val="18"/>
              </w:rPr>
              <w:t xml:space="preserve">10  </w:t>
            </w:r>
            <w:r>
              <w:rPr>
                <w:color w:val="888888"/>
                <w:sz w:val="18"/>
                <w:szCs w:val="18"/>
              </w:rPr>
              <w:t>[</w:t>
            </w:r>
            <w:proofErr w:type="gramEnd"/>
            <w:r>
              <w:rPr>
                <w:color w:val="888888"/>
                <w:sz w:val="18"/>
                <w:szCs w:val="18"/>
              </w:rPr>
              <w:t>Instagram]</w:t>
            </w:r>
          </w:p>
          <w:p w14:paraId="5295FC9E" w14:textId="77777777" w:rsidR="0075609A" w:rsidRDefault="00000000">
            <w:pPr>
              <w:spacing w:before="60" w:after="80"/>
            </w:pPr>
            <w:r>
              <w:rPr>
                <w:b/>
                <w:bCs/>
                <w:color w:val="111111"/>
              </w:rPr>
              <w:t>AISA guides spine patients through recovery with structured automated check-ins.</w:t>
            </w:r>
          </w:p>
          <w:p w14:paraId="5F090A52" w14:textId="77777777" w:rsidR="0075609A" w:rsidRDefault="00000000">
            <w:pPr>
              <w:spacing w:after="80"/>
            </w:pPr>
            <w:r>
              <w:rPr>
                <w:color w:val="333333"/>
                <w:sz w:val="20"/>
                <w:szCs w:val="20"/>
              </w:rPr>
              <w:lastRenderedPageBreak/>
              <w:t>Post-op compliance is one of the most consistent failure points in spine care. AISA keeps patients on track, captures outcomes, and generates billable encounters between visits.</w:t>
            </w:r>
          </w:p>
          <w:p w14:paraId="78DDCC38" w14:textId="77777777" w:rsidR="0075609A" w:rsidRDefault="00000000">
            <w:pPr>
              <w:spacing w:after="80"/>
            </w:pPr>
            <w:r>
              <w:rPr>
                <w:b/>
                <w:bCs/>
                <w:color w:val="007A8A"/>
                <w:sz w:val="19"/>
                <w:szCs w:val="19"/>
              </w:rPr>
              <w:t>CTA: kronoshealth.co</w:t>
            </w:r>
          </w:p>
          <w:p w14:paraId="6FF077C7" w14:textId="77777777" w:rsidR="0075609A" w:rsidRDefault="00000000">
            <w:r>
              <w:rPr>
                <w:i/>
                <w:iCs/>
                <w:color w:val="777777"/>
                <w:sz w:val="17"/>
                <w:szCs w:val="17"/>
              </w:rPr>
              <w:t>#SpineCare #PostOpRecovery #PatientCompliance #HealthTech #AISA</w:t>
            </w:r>
          </w:p>
        </w:tc>
      </w:tr>
    </w:tbl>
    <w:p w14:paraId="06DC3169" w14:textId="77777777" w:rsidR="0075609A" w:rsidRDefault="0075609A">
      <w:pPr>
        <w:spacing w:after="180"/>
      </w:pPr>
    </w:p>
    <w:tbl>
      <w:tblPr>
        <w:tblW w:w="9360" w:type="dxa"/>
        <w:tblBorders>
          <w:top w:val="single" w:sz="6" w:space="0" w:color="007A8A"/>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695C7F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48602A56" w14:textId="77777777" w:rsidR="0075609A" w:rsidRDefault="00000000">
            <w:pPr>
              <w:spacing w:after="60"/>
            </w:pPr>
            <w:r>
              <w:rPr>
                <w:b/>
                <w:bCs/>
                <w:color w:val="007A8A"/>
                <w:sz w:val="18"/>
                <w:szCs w:val="18"/>
              </w:rPr>
              <w:t xml:space="preserve">POST </w:t>
            </w:r>
            <w:proofErr w:type="gramStart"/>
            <w:r>
              <w:rPr>
                <w:b/>
                <w:bCs/>
                <w:color w:val="007A8A"/>
                <w:sz w:val="18"/>
                <w:szCs w:val="18"/>
              </w:rPr>
              <w:t xml:space="preserve">11  </w:t>
            </w:r>
            <w:r>
              <w:rPr>
                <w:color w:val="888888"/>
                <w:sz w:val="18"/>
                <w:szCs w:val="18"/>
              </w:rPr>
              <w:t>[</w:t>
            </w:r>
            <w:proofErr w:type="gramEnd"/>
            <w:r>
              <w:rPr>
                <w:color w:val="888888"/>
                <w:sz w:val="18"/>
                <w:szCs w:val="18"/>
              </w:rPr>
              <w:t>X / Twitter]</w:t>
            </w:r>
          </w:p>
          <w:p w14:paraId="2C4510FE" w14:textId="77777777" w:rsidR="0075609A" w:rsidRDefault="00000000">
            <w:pPr>
              <w:spacing w:before="60" w:after="80"/>
            </w:pPr>
            <w:r>
              <w:rPr>
                <w:b/>
                <w:bCs/>
                <w:color w:val="111111"/>
              </w:rPr>
              <w:t>Every denied out-of-network claim is a federal arbitration opportunity. Most practices never use it. Kronos Health handles the entire IDR process. Keep your revenue.</w:t>
            </w:r>
          </w:p>
          <w:p w14:paraId="70A99B64" w14:textId="77777777" w:rsidR="0075609A" w:rsidRDefault="00000000">
            <w:pPr>
              <w:spacing w:after="80"/>
            </w:pPr>
            <w:r>
              <w:rPr>
                <w:b/>
                <w:bCs/>
                <w:color w:val="007A8A"/>
                <w:sz w:val="19"/>
                <w:szCs w:val="19"/>
              </w:rPr>
              <w:t>CTA: kronoshealth.co</w:t>
            </w:r>
          </w:p>
          <w:p w14:paraId="35BB313B" w14:textId="77777777" w:rsidR="0075609A" w:rsidRDefault="00000000">
            <w:r>
              <w:rPr>
                <w:i/>
                <w:iCs/>
                <w:color w:val="777777"/>
                <w:sz w:val="17"/>
                <w:szCs w:val="17"/>
              </w:rPr>
              <w:t>#HealthcareBilling #NoSurprisesAct #IDR</w:t>
            </w:r>
          </w:p>
        </w:tc>
      </w:tr>
    </w:tbl>
    <w:p w14:paraId="1C931309" w14:textId="77777777" w:rsidR="0075609A" w:rsidRDefault="0075609A">
      <w:pPr>
        <w:spacing w:after="180"/>
      </w:pPr>
    </w:p>
    <w:tbl>
      <w:tblPr>
        <w:tblW w:w="9360" w:type="dxa"/>
        <w:tblBorders>
          <w:top w:val="single" w:sz="6" w:space="0" w:color="007A8A"/>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301E3F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514DFE16" w14:textId="77777777" w:rsidR="0075609A" w:rsidRDefault="00000000">
            <w:pPr>
              <w:spacing w:after="60"/>
            </w:pPr>
            <w:r>
              <w:rPr>
                <w:b/>
                <w:bCs/>
                <w:color w:val="007A8A"/>
                <w:sz w:val="18"/>
                <w:szCs w:val="18"/>
              </w:rPr>
              <w:t xml:space="preserve">POST </w:t>
            </w:r>
            <w:proofErr w:type="gramStart"/>
            <w:r>
              <w:rPr>
                <w:b/>
                <w:bCs/>
                <w:color w:val="007A8A"/>
                <w:sz w:val="18"/>
                <w:szCs w:val="18"/>
              </w:rPr>
              <w:t xml:space="preserve">12  </w:t>
            </w:r>
            <w:r>
              <w:rPr>
                <w:color w:val="888888"/>
                <w:sz w:val="18"/>
                <w:szCs w:val="18"/>
              </w:rPr>
              <w:t>[</w:t>
            </w:r>
            <w:proofErr w:type="gramEnd"/>
            <w:r>
              <w:rPr>
                <w:color w:val="888888"/>
                <w:sz w:val="18"/>
                <w:szCs w:val="18"/>
              </w:rPr>
              <w:t>X / Twitter]</w:t>
            </w:r>
          </w:p>
          <w:p w14:paraId="38196636" w14:textId="63F2CFD5" w:rsidR="0075609A" w:rsidRDefault="00000000">
            <w:pPr>
              <w:spacing w:before="60" w:after="80"/>
            </w:pPr>
            <w:r>
              <w:rPr>
                <w:b/>
                <w:bCs/>
                <w:color w:val="111111"/>
              </w:rPr>
              <w:t xml:space="preserve">300,000 traumatic brain injuries annually from motor vehicle accidents alone. Concussion care is underserved. Our </w:t>
            </w:r>
            <w:del w:id="42" w:author="John Abrahams" w:date="2026-03-10T07:58:00Z" w16du:dateUtc="2026-03-10T11:58:00Z">
              <w:r w:rsidDel="00C215A6">
                <w:rPr>
                  <w:b/>
                  <w:bCs/>
                  <w:color w:val="111111"/>
                </w:rPr>
                <w:delText>franchise program</w:delText>
              </w:r>
            </w:del>
            <w:proofErr w:type="spellStart"/>
            <w:ins w:id="43" w:author="John Abrahams" w:date="2026-03-10T07:58:00Z" w16du:dateUtc="2026-03-10T11:58:00Z">
              <w:r w:rsidR="00C215A6">
                <w:rPr>
                  <w:b/>
                  <w:bCs/>
                  <w:color w:val="111111"/>
                </w:rPr>
                <w:t>Synpatix</w:t>
              </w:r>
              <w:proofErr w:type="spellEnd"/>
              <w:r w:rsidR="00C215A6">
                <w:rPr>
                  <w:b/>
                  <w:bCs/>
                  <w:color w:val="111111"/>
                </w:rPr>
                <w:t xml:space="preserve"> Software</w:t>
              </w:r>
            </w:ins>
            <w:r>
              <w:rPr>
                <w:b/>
                <w:bCs/>
                <w:color w:val="111111"/>
              </w:rPr>
              <w:t xml:space="preserve"> helps clinics move into this space quickly.</w:t>
            </w:r>
          </w:p>
          <w:p w14:paraId="417305C0" w14:textId="77777777" w:rsidR="0075609A" w:rsidRDefault="00000000">
            <w:pPr>
              <w:spacing w:after="80"/>
            </w:pPr>
            <w:r>
              <w:rPr>
                <w:b/>
                <w:bCs/>
                <w:color w:val="007A8A"/>
                <w:sz w:val="19"/>
                <w:szCs w:val="19"/>
              </w:rPr>
              <w:t>CTA: kronoshealth.co</w:t>
            </w:r>
          </w:p>
          <w:p w14:paraId="74B0724F" w14:textId="77777777" w:rsidR="0075609A" w:rsidRDefault="00000000">
            <w:r>
              <w:rPr>
                <w:i/>
                <w:iCs/>
                <w:color w:val="777777"/>
                <w:sz w:val="17"/>
                <w:szCs w:val="17"/>
              </w:rPr>
              <w:t>#TBI #Concussion #HealthcareFranchise #BrainHealth</w:t>
            </w:r>
          </w:p>
        </w:tc>
      </w:tr>
    </w:tbl>
    <w:p w14:paraId="1378F1FF" w14:textId="77777777" w:rsidR="0075609A" w:rsidRDefault="0075609A">
      <w:pPr>
        <w:spacing w:after="180"/>
      </w:pPr>
    </w:p>
    <w:tbl>
      <w:tblPr>
        <w:tblW w:w="9360" w:type="dxa"/>
        <w:tblBorders>
          <w:top w:val="single" w:sz="6" w:space="0" w:color="007A8A"/>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257A34A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21E87B16" w14:textId="77777777" w:rsidR="0075609A" w:rsidRDefault="00000000">
            <w:pPr>
              <w:spacing w:after="60"/>
            </w:pPr>
            <w:r>
              <w:rPr>
                <w:b/>
                <w:bCs/>
                <w:color w:val="007A8A"/>
                <w:sz w:val="18"/>
                <w:szCs w:val="18"/>
              </w:rPr>
              <w:t xml:space="preserve">POST </w:t>
            </w:r>
            <w:proofErr w:type="gramStart"/>
            <w:r>
              <w:rPr>
                <w:b/>
                <w:bCs/>
                <w:color w:val="007A8A"/>
                <w:sz w:val="18"/>
                <w:szCs w:val="18"/>
              </w:rPr>
              <w:t xml:space="preserve">13  </w:t>
            </w:r>
            <w:r>
              <w:rPr>
                <w:color w:val="888888"/>
                <w:sz w:val="18"/>
                <w:szCs w:val="18"/>
              </w:rPr>
              <w:t>[</w:t>
            </w:r>
            <w:proofErr w:type="gramEnd"/>
            <w:r>
              <w:rPr>
                <w:color w:val="888888"/>
                <w:sz w:val="18"/>
                <w:szCs w:val="18"/>
              </w:rPr>
              <w:t>Facebook]</w:t>
            </w:r>
          </w:p>
          <w:p w14:paraId="6EC6BE5A" w14:textId="77777777" w:rsidR="0075609A" w:rsidRDefault="00000000">
            <w:pPr>
              <w:spacing w:before="60" w:after="80"/>
            </w:pPr>
            <w:r>
              <w:rPr>
                <w:b/>
                <w:bCs/>
                <w:color w:val="111111"/>
              </w:rPr>
              <w:t>Are you a healthcare provider leaving out-of-network revenue uncollected?</w:t>
            </w:r>
          </w:p>
          <w:p w14:paraId="598167D9" w14:textId="77777777" w:rsidR="0075609A" w:rsidRDefault="00000000">
            <w:pPr>
              <w:spacing w:after="80"/>
            </w:pPr>
            <w:r>
              <w:rPr>
                <w:color w:val="333333"/>
                <w:sz w:val="20"/>
                <w:szCs w:val="20"/>
              </w:rPr>
              <w:t xml:space="preserve">The No Surprises Act created a mandatory arbitration process that favors providers who know how to work it. Kronos Health handles every step: documentation, submission, negotiation, and federal compliance. We have built the </w:t>
            </w:r>
            <w:proofErr w:type="gramStart"/>
            <w:r>
              <w:rPr>
                <w:color w:val="333333"/>
                <w:sz w:val="20"/>
                <w:szCs w:val="20"/>
              </w:rPr>
              <w:t>expertise</w:t>
            </w:r>
            <w:proofErr w:type="gramEnd"/>
            <w:r>
              <w:rPr>
                <w:color w:val="333333"/>
                <w:sz w:val="20"/>
                <w:szCs w:val="20"/>
              </w:rPr>
              <w:t xml:space="preserve"> so you do not have to.</w:t>
            </w:r>
          </w:p>
          <w:p w14:paraId="5479D210" w14:textId="77777777" w:rsidR="0075609A" w:rsidRDefault="00000000">
            <w:pPr>
              <w:spacing w:after="80"/>
            </w:pPr>
            <w:r>
              <w:rPr>
                <w:b/>
                <w:bCs/>
                <w:color w:val="007A8A"/>
                <w:sz w:val="19"/>
                <w:szCs w:val="19"/>
              </w:rPr>
              <w:t>CTA: Book a free consultation at kronoshealth.co</w:t>
            </w:r>
          </w:p>
          <w:p w14:paraId="607C8EAC" w14:textId="77777777" w:rsidR="0075609A" w:rsidRDefault="00000000">
            <w:r>
              <w:rPr>
                <w:i/>
                <w:iCs/>
                <w:color w:val="777777"/>
                <w:sz w:val="17"/>
                <w:szCs w:val="17"/>
              </w:rPr>
              <w:t>#HealthcareBilling #NoSurprisesAct #MedicalPractice #RevenueManagement</w:t>
            </w:r>
          </w:p>
        </w:tc>
      </w:tr>
    </w:tbl>
    <w:p w14:paraId="5C43A2AB" w14:textId="77777777" w:rsidR="0075609A" w:rsidRDefault="0075609A">
      <w:pPr>
        <w:spacing w:after="180"/>
      </w:pPr>
    </w:p>
    <w:tbl>
      <w:tblPr>
        <w:tblW w:w="9360" w:type="dxa"/>
        <w:tblBorders>
          <w:top w:val="single" w:sz="6" w:space="0" w:color="007A8A"/>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1327CC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29C46173" w14:textId="77777777" w:rsidR="0075609A" w:rsidRDefault="00000000">
            <w:pPr>
              <w:spacing w:after="60"/>
            </w:pPr>
            <w:r>
              <w:rPr>
                <w:b/>
                <w:bCs/>
                <w:color w:val="007A8A"/>
                <w:sz w:val="18"/>
                <w:szCs w:val="18"/>
              </w:rPr>
              <w:t xml:space="preserve">POST </w:t>
            </w:r>
            <w:proofErr w:type="gramStart"/>
            <w:r>
              <w:rPr>
                <w:b/>
                <w:bCs/>
                <w:color w:val="007A8A"/>
                <w:sz w:val="18"/>
                <w:szCs w:val="18"/>
              </w:rPr>
              <w:t xml:space="preserve">14  </w:t>
            </w:r>
            <w:r>
              <w:rPr>
                <w:color w:val="888888"/>
                <w:sz w:val="18"/>
                <w:szCs w:val="18"/>
              </w:rPr>
              <w:t>[</w:t>
            </w:r>
            <w:proofErr w:type="gramEnd"/>
            <w:r>
              <w:rPr>
                <w:color w:val="888888"/>
                <w:sz w:val="18"/>
                <w:szCs w:val="18"/>
              </w:rPr>
              <w:t>Facebook]</w:t>
            </w:r>
          </w:p>
          <w:p w14:paraId="6DDB3EC2" w14:textId="77777777" w:rsidR="0075609A" w:rsidRDefault="00000000">
            <w:pPr>
              <w:spacing w:before="60" w:after="80"/>
            </w:pPr>
            <w:r>
              <w:rPr>
                <w:b/>
                <w:bCs/>
                <w:color w:val="111111"/>
              </w:rPr>
              <w:t>Cognitive health is the next major growth area in specialty medicine.</w:t>
            </w:r>
          </w:p>
          <w:p w14:paraId="0F038B58" w14:textId="1A903BD8" w:rsidR="0075609A" w:rsidRDefault="00000000">
            <w:pPr>
              <w:spacing w:after="80"/>
            </w:pPr>
            <w:r>
              <w:rPr>
                <w:color w:val="333333"/>
                <w:sz w:val="20"/>
                <w:szCs w:val="20"/>
              </w:rPr>
              <w:t xml:space="preserve">16 million Americans over 50 are living with undiagnosed cognitive dysfunction. Kronos Health's </w:t>
            </w:r>
            <w:del w:id="44" w:author="John Abrahams" w:date="2026-03-10T07:58:00Z" w16du:dateUtc="2026-03-10T11:58:00Z">
              <w:r w:rsidDel="00C215A6">
                <w:rPr>
                  <w:color w:val="333333"/>
                  <w:sz w:val="20"/>
                  <w:szCs w:val="20"/>
                </w:rPr>
                <w:delText>Cognitive Franchise Program</w:delText>
              </w:r>
            </w:del>
            <w:proofErr w:type="spellStart"/>
            <w:ins w:id="45" w:author="John Abrahams" w:date="2026-03-10T07:58:00Z" w16du:dateUtc="2026-03-10T11:58:00Z">
              <w:r w:rsidR="00C215A6">
                <w:rPr>
                  <w:color w:val="333333"/>
                  <w:sz w:val="20"/>
                  <w:szCs w:val="20"/>
                </w:rPr>
                <w:t>Synaptix</w:t>
              </w:r>
              <w:proofErr w:type="spellEnd"/>
              <w:r w:rsidR="00C215A6">
                <w:rPr>
                  <w:color w:val="333333"/>
                  <w:sz w:val="20"/>
                  <w:szCs w:val="20"/>
                </w:rPr>
                <w:t xml:space="preserve"> Cognitive </w:t>
              </w:r>
            </w:ins>
            <w:ins w:id="46" w:author="John Abrahams" w:date="2026-03-10T07:59:00Z" w16du:dateUtc="2026-03-10T11:59:00Z">
              <w:r w:rsidR="00C215A6">
                <w:rPr>
                  <w:color w:val="333333"/>
                  <w:sz w:val="20"/>
                  <w:szCs w:val="20"/>
                </w:rPr>
                <w:t>Evaluation Software</w:t>
              </w:r>
            </w:ins>
            <w:r>
              <w:rPr>
                <w:color w:val="333333"/>
                <w:sz w:val="20"/>
                <w:szCs w:val="20"/>
              </w:rPr>
              <w:t xml:space="preserve"> gives your clinic a complete program:</w:t>
            </w:r>
            <w:ins w:id="47" w:author="John Abrahams" w:date="2026-03-10T07:58:00Z" w16du:dateUtc="2026-03-10T11:58:00Z">
              <w:r w:rsidR="00C215A6">
                <w:rPr>
                  <w:color w:val="333333"/>
                  <w:sz w:val="20"/>
                  <w:szCs w:val="20"/>
                </w:rPr>
                <w:t xml:space="preserve"> N</w:t>
              </w:r>
            </w:ins>
            <w:del w:id="48" w:author="John Abrahams" w:date="2026-03-10T07:58:00Z" w16du:dateUtc="2026-03-10T11:58:00Z">
              <w:r w:rsidDel="00C215A6">
                <w:rPr>
                  <w:color w:val="333333"/>
                  <w:sz w:val="20"/>
                  <w:szCs w:val="20"/>
                </w:rPr>
                <w:delText xml:space="preserve"> EEG, MRI, n</w:delText>
              </w:r>
            </w:del>
            <w:r>
              <w:rPr>
                <w:color w:val="333333"/>
                <w:sz w:val="20"/>
                <w:szCs w:val="20"/>
              </w:rPr>
              <w:t xml:space="preserve">europsychological </w:t>
            </w:r>
            <w:ins w:id="49" w:author="John Abrahams" w:date="2026-03-10T07:59:00Z" w16du:dateUtc="2026-03-10T11:59:00Z">
              <w:r w:rsidR="00C215A6">
                <w:rPr>
                  <w:color w:val="333333"/>
                  <w:sz w:val="20"/>
                  <w:szCs w:val="20"/>
                </w:rPr>
                <w:t>A</w:t>
              </w:r>
            </w:ins>
            <w:del w:id="50" w:author="John Abrahams" w:date="2026-03-10T07:59:00Z" w16du:dateUtc="2026-03-10T11:59:00Z">
              <w:r w:rsidDel="00C215A6">
                <w:rPr>
                  <w:color w:val="333333"/>
                  <w:sz w:val="20"/>
                  <w:szCs w:val="20"/>
                </w:rPr>
                <w:delText>a</w:delText>
              </w:r>
            </w:del>
            <w:r>
              <w:rPr>
                <w:color w:val="333333"/>
                <w:sz w:val="20"/>
                <w:szCs w:val="20"/>
              </w:rPr>
              <w:t>ssessments, CBT, and ongoing monitoring. Low startup cost. Proven protocols. Fast deployment.</w:t>
            </w:r>
          </w:p>
          <w:p w14:paraId="160573FB" w14:textId="77777777" w:rsidR="0075609A" w:rsidRDefault="00000000">
            <w:pPr>
              <w:spacing w:after="80"/>
            </w:pPr>
            <w:r>
              <w:rPr>
                <w:b/>
                <w:bCs/>
                <w:color w:val="007A8A"/>
                <w:sz w:val="19"/>
                <w:szCs w:val="19"/>
              </w:rPr>
              <w:t>CTA: Learn about the franchise program at kronoshealth.co</w:t>
            </w:r>
          </w:p>
          <w:p w14:paraId="6A3F22D2" w14:textId="77777777" w:rsidR="0075609A" w:rsidRDefault="00000000">
            <w:r>
              <w:rPr>
                <w:i/>
                <w:iCs/>
                <w:color w:val="777777"/>
                <w:sz w:val="17"/>
                <w:szCs w:val="17"/>
              </w:rPr>
              <w:t>#CognitiveHealth #BrainHealth #HealthcareFranchise #ConcussionCare</w:t>
            </w:r>
          </w:p>
        </w:tc>
      </w:tr>
    </w:tbl>
    <w:p w14:paraId="78E88745" w14:textId="77777777" w:rsidR="0075609A" w:rsidRDefault="0075609A">
      <w:pPr>
        <w:spacing w:after="180"/>
      </w:pPr>
    </w:p>
    <w:tbl>
      <w:tblPr>
        <w:tblW w:w="9360" w:type="dxa"/>
        <w:tblBorders>
          <w:top w:val="single" w:sz="6" w:space="0" w:color="007A8A"/>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6122D4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0B9A681E" w14:textId="77777777" w:rsidR="0075609A" w:rsidRDefault="00000000">
            <w:pPr>
              <w:spacing w:after="60"/>
            </w:pPr>
            <w:r>
              <w:rPr>
                <w:b/>
                <w:bCs/>
                <w:color w:val="007A8A"/>
                <w:sz w:val="18"/>
                <w:szCs w:val="18"/>
              </w:rPr>
              <w:t xml:space="preserve">POST </w:t>
            </w:r>
            <w:proofErr w:type="gramStart"/>
            <w:r>
              <w:rPr>
                <w:b/>
                <w:bCs/>
                <w:color w:val="007A8A"/>
                <w:sz w:val="18"/>
                <w:szCs w:val="18"/>
              </w:rPr>
              <w:t xml:space="preserve">15  </w:t>
            </w:r>
            <w:r>
              <w:rPr>
                <w:color w:val="888888"/>
                <w:sz w:val="18"/>
                <w:szCs w:val="18"/>
              </w:rPr>
              <w:t>[</w:t>
            </w:r>
            <w:proofErr w:type="gramEnd"/>
            <w:r>
              <w:rPr>
                <w:color w:val="888888"/>
                <w:sz w:val="18"/>
                <w:szCs w:val="18"/>
              </w:rPr>
              <w:t>LinkedIn]</w:t>
            </w:r>
          </w:p>
          <w:p w14:paraId="3D98F8BA" w14:textId="77777777" w:rsidR="0075609A" w:rsidRDefault="00000000">
            <w:pPr>
              <w:spacing w:before="60" w:after="80"/>
            </w:pPr>
            <w:r>
              <w:rPr>
                <w:b/>
                <w:bCs/>
                <w:color w:val="111111"/>
              </w:rPr>
              <w:t>Referred a patient to a mental health provider last week? Did you bill for the screening?</w:t>
            </w:r>
          </w:p>
          <w:p w14:paraId="308AC965" w14:textId="26333707" w:rsidR="0075609A" w:rsidRDefault="00000000">
            <w:pPr>
              <w:spacing w:after="80"/>
            </w:pPr>
            <w:r>
              <w:rPr>
                <w:color w:val="333333"/>
                <w:sz w:val="20"/>
                <w:szCs w:val="20"/>
              </w:rPr>
              <w:lastRenderedPageBreak/>
              <w:t xml:space="preserve">Kronos Health's Clinically Integrated Neuropsychology </w:t>
            </w:r>
            <w:ins w:id="51" w:author="John Abrahams" w:date="2026-03-10T07:59:00Z" w16du:dateUtc="2026-03-10T11:59:00Z">
              <w:r w:rsidR="00C215A6">
                <w:rPr>
                  <w:color w:val="333333"/>
                  <w:sz w:val="20"/>
                  <w:szCs w:val="20"/>
                </w:rPr>
                <w:t>Software</w:t>
              </w:r>
            </w:ins>
            <w:del w:id="52" w:author="John Abrahams" w:date="2026-03-10T07:59:00Z" w16du:dateUtc="2026-03-10T11:59:00Z">
              <w:r w:rsidDel="00C215A6">
                <w:rPr>
                  <w:color w:val="333333"/>
                  <w:sz w:val="20"/>
                  <w:szCs w:val="20"/>
                </w:rPr>
                <w:delText>network</w:delText>
              </w:r>
            </w:del>
            <w:r>
              <w:rPr>
                <w:color w:val="333333"/>
                <w:sz w:val="20"/>
                <w:szCs w:val="20"/>
              </w:rPr>
              <w:t xml:space="preserve"> lets physicians submit CPT codes for screening instruments before the referral. You get reimbursed for clinical work you are already doing. No new workflow required.</w:t>
            </w:r>
          </w:p>
          <w:p w14:paraId="575CE8A7" w14:textId="77777777" w:rsidR="0075609A" w:rsidRDefault="00000000">
            <w:pPr>
              <w:spacing w:after="80"/>
            </w:pPr>
            <w:r>
              <w:rPr>
                <w:b/>
                <w:bCs/>
                <w:color w:val="007A8A"/>
                <w:sz w:val="19"/>
                <w:szCs w:val="19"/>
              </w:rPr>
              <w:t>CTA: Join the Kronos Health Network at kronoshealth.co</w:t>
            </w:r>
          </w:p>
          <w:p w14:paraId="22563B04" w14:textId="77777777" w:rsidR="0075609A" w:rsidRDefault="00000000">
            <w:r>
              <w:rPr>
                <w:i/>
                <w:iCs/>
                <w:color w:val="777777"/>
                <w:sz w:val="17"/>
                <w:szCs w:val="17"/>
              </w:rPr>
              <w:t>#ClinicalNeuropsychology #MentalHealthReferrals #PracticeRevenue #CPTCodes</w:t>
            </w:r>
          </w:p>
        </w:tc>
      </w:tr>
    </w:tbl>
    <w:p w14:paraId="10507FF1" w14:textId="77777777" w:rsidR="0075609A" w:rsidRDefault="0075609A">
      <w:pPr>
        <w:spacing w:after="180"/>
      </w:pPr>
    </w:p>
    <w:tbl>
      <w:tblPr>
        <w:tblW w:w="9360" w:type="dxa"/>
        <w:tblBorders>
          <w:top w:val="single" w:sz="6" w:space="0" w:color="007A8A"/>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13D446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7B48F838" w14:textId="77777777" w:rsidR="0075609A" w:rsidRDefault="00000000">
            <w:pPr>
              <w:spacing w:after="60"/>
            </w:pPr>
            <w:r>
              <w:rPr>
                <w:b/>
                <w:bCs/>
                <w:color w:val="007A8A"/>
                <w:sz w:val="18"/>
                <w:szCs w:val="18"/>
              </w:rPr>
              <w:t xml:space="preserve">POST </w:t>
            </w:r>
            <w:proofErr w:type="gramStart"/>
            <w:r>
              <w:rPr>
                <w:b/>
                <w:bCs/>
                <w:color w:val="007A8A"/>
                <w:sz w:val="18"/>
                <w:szCs w:val="18"/>
              </w:rPr>
              <w:t xml:space="preserve">16  </w:t>
            </w:r>
            <w:r>
              <w:rPr>
                <w:color w:val="888888"/>
                <w:sz w:val="18"/>
                <w:szCs w:val="18"/>
              </w:rPr>
              <w:t>[</w:t>
            </w:r>
            <w:proofErr w:type="gramEnd"/>
            <w:r>
              <w:rPr>
                <w:color w:val="888888"/>
                <w:sz w:val="18"/>
                <w:szCs w:val="18"/>
              </w:rPr>
              <w:t>LinkedIn]</w:t>
            </w:r>
          </w:p>
          <w:p w14:paraId="39677AF9" w14:textId="77777777" w:rsidR="0075609A" w:rsidRDefault="00000000">
            <w:pPr>
              <w:spacing w:before="60" w:after="80"/>
            </w:pPr>
            <w:r>
              <w:rPr>
                <w:b/>
                <w:bCs/>
                <w:color w:val="111111"/>
              </w:rPr>
              <w:t>Post-op spine patients who fall off recovery protocols cost everyone more in the long run.</w:t>
            </w:r>
          </w:p>
          <w:p w14:paraId="51E57B65" w14:textId="77777777" w:rsidR="0075609A" w:rsidRDefault="00000000">
            <w:pPr>
              <w:spacing w:after="80"/>
            </w:pPr>
            <w:r>
              <w:rPr>
                <w:color w:val="333333"/>
                <w:sz w:val="20"/>
                <w:szCs w:val="20"/>
              </w:rPr>
              <w:t>AISA automates structured check-ins, tracks recovery milestones, and keeps patients compliant between visits. Better outcomes. Fewer readmissions. Documentation that bills.</w:t>
            </w:r>
          </w:p>
          <w:p w14:paraId="6BBBC2D5" w14:textId="77777777" w:rsidR="0075609A" w:rsidRDefault="00000000">
            <w:pPr>
              <w:spacing w:after="80"/>
            </w:pPr>
            <w:r>
              <w:rPr>
                <w:b/>
                <w:bCs/>
                <w:color w:val="007A8A"/>
                <w:sz w:val="19"/>
                <w:szCs w:val="19"/>
              </w:rPr>
              <w:t>CTA: Request a demo at kronoshealth.co</w:t>
            </w:r>
          </w:p>
          <w:p w14:paraId="1D2E49DC" w14:textId="77777777" w:rsidR="0075609A" w:rsidRDefault="00000000">
            <w:r>
              <w:rPr>
                <w:i/>
                <w:iCs/>
                <w:color w:val="777777"/>
                <w:sz w:val="17"/>
                <w:szCs w:val="17"/>
              </w:rPr>
              <w:t>#SpineSurgery #PostOpCare #PatientOutcomes #HealthTech</w:t>
            </w:r>
          </w:p>
        </w:tc>
      </w:tr>
    </w:tbl>
    <w:p w14:paraId="51AA2430" w14:textId="77777777" w:rsidR="0075609A" w:rsidRDefault="0075609A">
      <w:pPr>
        <w:spacing w:after="180"/>
      </w:pPr>
    </w:p>
    <w:tbl>
      <w:tblPr>
        <w:tblW w:w="9360" w:type="dxa"/>
        <w:tblBorders>
          <w:top w:val="single" w:sz="6" w:space="0" w:color="007A8A"/>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61F963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073B1E62" w14:textId="77777777" w:rsidR="0075609A" w:rsidRDefault="00000000">
            <w:pPr>
              <w:spacing w:after="60"/>
            </w:pPr>
            <w:r>
              <w:rPr>
                <w:b/>
                <w:bCs/>
                <w:color w:val="007A8A"/>
                <w:sz w:val="18"/>
                <w:szCs w:val="18"/>
              </w:rPr>
              <w:t xml:space="preserve">POST </w:t>
            </w:r>
            <w:proofErr w:type="gramStart"/>
            <w:r>
              <w:rPr>
                <w:b/>
                <w:bCs/>
                <w:color w:val="007A8A"/>
                <w:sz w:val="18"/>
                <w:szCs w:val="18"/>
              </w:rPr>
              <w:t xml:space="preserve">17  </w:t>
            </w:r>
            <w:r>
              <w:rPr>
                <w:color w:val="888888"/>
                <w:sz w:val="18"/>
                <w:szCs w:val="18"/>
              </w:rPr>
              <w:t>[</w:t>
            </w:r>
            <w:proofErr w:type="gramEnd"/>
            <w:r>
              <w:rPr>
                <w:color w:val="888888"/>
                <w:sz w:val="18"/>
                <w:szCs w:val="18"/>
              </w:rPr>
              <w:t>Instagram]</w:t>
            </w:r>
          </w:p>
          <w:p w14:paraId="02093A05" w14:textId="77777777" w:rsidR="0075609A" w:rsidRDefault="00000000">
            <w:pPr>
              <w:spacing w:before="60" w:after="80"/>
            </w:pPr>
            <w:r>
              <w:rPr>
                <w:b/>
                <w:bCs/>
                <w:color w:val="111111"/>
              </w:rPr>
              <w:t>Billing clarity. Brain health programs. Digital patient tools.</w:t>
            </w:r>
          </w:p>
          <w:p w14:paraId="37038FEF" w14:textId="77777777" w:rsidR="0075609A" w:rsidRDefault="00000000">
            <w:pPr>
              <w:spacing w:after="80"/>
            </w:pPr>
            <w:r>
              <w:rPr>
                <w:color w:val="333333"/>
                <w:sz w:val="20"/>
                <w:szCs w:val="20"/>
              </w:rPr>
              <w:t>Three problems healthcare providers deal with every day. Kronos Health built solutions for all three. One partner. Smarter healthcare. Stronger revenue.</w:t>
            </w:r>
          </w:p>
          <w:p w14:paraId="1EB58D8F" w14:textId="77777777" w:rsidR="0075609A" w:rsidRDefault="00000000">
            <w:pPr>
              <w:spacing w:after="80"/>
            </w:pPr>
            <w:r>
              <w:rPr>
                <w:b/>
                <w:bCs/>
                <w:color w:val="007A8A"/>
                <w:sz w:val="19"/>
                <w:szCs w:val="19"/>
              </w:rPr>
              <w:t>CTA: kronoshealth.co</w:t>
            </w:r>
          </w:p>
          <w:p w14:paraId="3604673D" w14:textId="77777777" w:rsidR="0075609A" w:rsidRDefault="00000000">
            <w:r>
              <w:rPr>
                <w:i/>
                <w:iCs/>
                <w:color w:val="777777"/>
                <w:sz w:val="17"/>
                <w:szCs w:val="17"/>
              </w:rPr>
              <w:t>#HealthcareInnovation #BrainHealth #MedicalBilling #DigitalHealth</w:t>
            </w:r>
          </w:p>
        </w:tc>
      </w:tr>
    </w:tbl>
    <w:p w14:paraId="375DC0C3" w14:textId="77777777" w:rsidR="0075609A" w:rsidRDefault="0075609A">
      <w:pPr>
        <w:spacing w:after="180"/>
      </w:pPr>
    </w:p>
    <w:tbl>
      <w:tblPr>
        <w:tblW w:w="9360" w:type="dxa"/>
        <w:tblBorders>
          <w:top w:val="single" w:sz="6" w:space="0" w:color="007A8A"/>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7C061A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22B8BA67" w14:textId="77777777" w:rsidR="0075609A" w:rsidRDefault="00000000">
            <w:pPr>
              <w:spacing w:after="60"/>
            </w:pPr>
            <w:r>
              <w:rPr>
                <w:b/>
                <w:bCs/>
                <w:color w:val="007A8A"/>
                <w:sz w:val="18"/>
                <w:szCs w:val="18"/>
              </w:rPr>
              <w:t xml:space="preserve">POST </w:t>
            </w:r>
            <w:proofErr w:type="gramStart"/>
            <w:r>
              <w:rPr>
                <w:b/>
                <w:bCs/>
                <w:color w:val="007A8A"/>
                <w:sz w:val="18"/>
                <w:szCs w:val="18"/>
              </w:rPr>
              <w:t xml:space="preserve">18  </w:t>
            </w:r>
            <w:r>
              <w:rPr>
                <w:color w:val="888888"/>
                <w:sz w:val="18"/>
                <w:szCs w:val="18"/>
              </w:rPr>
              <w:t>[</w:t>
            </w:r>
            <w:proofErr w:type="gramEnd"/>
            <w:r>
              <w:rPr>
                <w:color w:val="888888"/>
                <w:sz w:val="18"/>
                <w:szCs w:val="18"/>
              </w:rPr>
              <w:t>LinkedIn]</w:t>
            </w:r>
          </w:p>
          <w:p w14:paraId="23D3D8C9" w14:textId="77777777" w:rsidR="0075609A" w:rsidRDefault="00000000">
            <w:pPr>
              <w:spacing w:before="60" w:after="80"/>
            </w:pPr>
            <w:r>
              <w:rPr>
                <w:b/>
                <w:bCs/>
                <w:color w:val="111111"/>
              </w:rPr>
              <w:t>Most clinics assume launching a cognitive health program takes a six-figure investment.</w:t>
            </w:r>
          </w:p>
          <w:p w14:paraId="113068EB" w14:textId="07DE9558" w:rsidR="0075609A" w:rsidRDefault="00000000">
            <w:pPr>
              <w:spacing w:after="80"/>
            </w:pPr>
            <w:r>
              <w:rPr>
                <w:color w:val="333333"/>
                <w:sz w:val="20"/>
                <w:szCs w:val="20"/>
              </w:rPr>
              <w:t xml:space="preserve">The Kronos Health </w:t>
            </w:r>
            <w:del w:id="53" w:author="John Abrahams" w:date="2026-03-10T07:59:00Z" w16du:dateUtc="2026-03-10T11:59:00Z">
              <w:r w:rsidDel="00C215A6">
                <w:rPr>
                  <w:color w:val="333333"/>
                  <w:sz w:val="20"/>
                  <w:szCs w:val="20"/>
                </w:rPr>
                <w:delText>Cognitive Franchise Program</w:delText>
              </w:r>
            </w:del>
            <w:proofErr w:type="spellStart"/>
            <w:ins w:id="54" w:author="John Abrahams" w:date="2026-03-10T07:59:00Z" w16du:dateUtc="2026-03-10T11:59:00Z">
              <w:r w:rsidR="00C215A6">
                <w:rPr>
                  <w:color w:val="333333"/>
                  <w:sz w:val="20"/>
                  <w:szCs w:val="20"/>
                </w:rPr>
                <w:t>Synpatix</w:t>
              </w:r>
              <w:proofErr w:type="spellEnd"/>
              <w:r w:rsidR="00C215A6">
                <w:rPr>
                  <w:color w:val="333333"/>
                  <w:sz w:val="20"/>
                  <w:szCs w:val="20"/>
                </w:rPr>
                <w:t xml:space="preserve"> Cognitive Software</w:t>
              </w:r>
            </w:ins>
            <w:r>
              <w:rPr>
                <w:color w:val="333333"/>
                <w:sz w:val="20"/>
                <w:szCs w:val="20"/>
              </w:rPr>
              <w:t xml:space="preserve"> launches with one dedicated provider and minimal startup costs. The fee scales over three years. Year one, you are already seeing patients. </w:t>
            </w:r>
            <w:ins w:id="55" w:author="John Abrahams" w:date="2026-03-10T08:00:00Z" w16du:dateUtc="2026-03-10T12:00:00Z">
              <w:r w:rsidR="00C215A6">
                <w:rPr>
                  <w:color w:val="333333"/>
                  <w:sz w:val="20"/>
                  <w:szCs w:val="20"/>
                </w:rPr>
                <w:t>Neuropsychological Assessments, Digital Health</w:t>
              </w:r>
            </w:ins>
            <w:del w:id="56" w:author="John Abrahams" w:date="2026-03-10T08:00:00Z" w16du:dateUtc="2026-03-10T12:00:00Z">
              <w:r w:rsidDel="00C215A6">
                <w:rPr>
                  <w:color w:val="333333"/>
                  <w:sz w:val="20"/>
                  <w:szCs w:val="20"/>
                </w:rPr>
                <w:delText xml:space="preserve">Sleep </w:delText>
              </w:r>
            </w:del>
            <w:del w:id="57" w:author="John Abrahams" w:date="2026-03-10T07:59:00Z" w16du:dateUtc="2026-03-10T11:59:00Z">
              <w:r w:rsidDel="00C215A6">
                <w:rPr>
                  <w:color w:val="333333"/>
                  <w:sz w:val="20"/>
                  <w:szCs w:val="20"/>
                </w:rPr>
                <w:delText>studies, EEG, MRI,</w:delText>
              </w:r>
            </w:del>
            <w:r>
              <w:rPr>
                <w:color w:val="333333"/>
                <w:sz w:val="20"/>
                <w:szCs w:val="20"/>
              </w:rPr>
              <w:t xml:space="preserve"> and </w:t>
            </w:r>
            <w:del w:id="58" w:author="John Abrahams" w:date="2026-03-10T08:00:00Z" w16du:dateUtc="2026-03-10T12:00:00Z">
              <w:r w:rsidDel="00C215A6">
                <w:rPr>
                  <w:color w:val="333333"/>
                  <w:sz w:val="20"/>
                  <w:szCs w:val="20"/>
                </w:rPr>
                <w:delText>psychotherapy evaluations</w:delText>
              </w:r>
            </w:del>
            <w:ins w:id="59" w:author="John Abrahams" w:date="2026-03-10T08:00:00Z" w16du:dateUtc="2026-03-10T12:00:00Z">
              <w:r w:rsidR="00C215A6">
                <w:rPr>
                  <w:color w:val="333333"/>
                  <w:sz w:val="20"/>
                  <w:szCs w:val="20"/>
                </w:rPr>
                <w:t>Computerized Cognitive Training</w:t>
              </w:r>
            </w:ins>
            <w:r>
              <w:rPr>
                <w:color w:val="333333"/>
                <w:sz w:val="20"/>
                <w:szCs w:val="20"/>
              </w:rPr>
              <w:t xml:space="preserve"> are all included in the protocol.</w:t>
            </w:r>
          </w:p>
          <w:p w14:paraId="0935C74E" w14:textId="77777777" w:rsidR="0075609A" w:rsidRDefault="00000000">
            <w:pPr>
              <w:spacing w:after="80"/>
            </w:pPr>
            <w:r>
              <w:rPr>
                <w:b/>
                <w:bCs/>
                <w:color w:val="007A8A"/>
                <w:sz w:val="19"/>
                <w:szCs w:val="19"/>
              </w:rPr>
              <w:t>CTA: Get the program brief at kronoshealth.co</w:t>
            </w:r>
          </w:p>
          <w:p w14:paraId="6F2BBD32" w14:textId="77777777" w:rsidR="0075609A" w:rsidRDefault="00000000">
            <w:r>
              <w:rPr>
                <w:i/>
                <w:iCs/>
                <w:color w:val="777777"/>
                <w:sz w:val="17"/>
                <w:szCs w:val="17"/>
              </w:rPr>
              <w:t>#CognitiveHealth #HealthcareFranchise #BrainHealth</w:t>
            </w:r>
          </w:p>
        </w:tc>
      </w:tr>
    </w:tbl>
    <w:p w14:paraId="112FC959" w14:textId="77777777" w:rsidR="0075609A" w:rsidRDefault="0075609A">
      <w:pPr>
        <w:spacing w:after="180"/>
      </w:pPr>
    </w:p>
    <w:tbl>
      <w:tblPr>
        <w:tblW w:w="9360" w:type="dxa"/>
        <w:tblBorders>
          <w:top w:val="single" w:sz="6" w:space="0" w:color="007A8A"/>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3527F2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714C0C68" w14:textId="77777777" w:rsidR="0075609A" w:rsidRDefault="00000000">
            <w:pPr>
              <w:spacing w:after="60"/>
            </w:pPr>
            <w:r>
              <w:rPr>
                <w:b/>
                <w:bCs/>
                <w:color w:val="007A8A"/>
                <w:sz w:val="18"/>
                <w:szCs w:val="18"/>
              </w:rPr>
              <w:t xml:space="preserve">POST </w:t>
            </w:r>
            <w:proofErr w:type="gramStart"/>
            <w:r>
              <w:rPr>
                <w:b/>
                <w:bCs/>
                <w:color w:val="007A8A"/>
                <w:sz w:val="18"/>
                <w:szCs w:val="18"/>
              </w:rPr>
              <w:t xml:space="preserve">19  </w:t>
            </w:r>
            <w:r>
              <w:rPr>
                <w:color w:val="888888"/>
                <w:sz w:val="18"/>
                <w:szCs w:val="18"/>
              </w:rPr>
              <w:t>[</w:t>
            </w:r>
            <w:proofErr w:type="gramEnd"/>
            <w:r>
              <w:rPr>
                <w:color w:val="888888"/>
                <w:sz w:val="18"/>
                <w:szCs w:val="18"/>
              </w:rPr>
              <w:t>Facebook]</w:t>
            </w:r>
          </w:p>
          <w:p w14:paraId="0D84F103" w14:textId="77777777" w:rsidR="0075609A" w:rsidRDefault="00000000">
            <w:pPr>
              <w:spacing w:before="60" w:after="80"/>
            </w:pPr>
            <w:r>
              <w:rPr>
                <w:b/>
                <w:bCs/>
                <w:color w:val="111111"/>
              </w:rPr>
              <w:t>Your patients are texting. Why is your practice not?</w:t>
            </w:r>
          </w:p>
          <w:p w14:paraId="401EC40D" w14:textId="37C943E1" w:rsidR="0075609A" w:rsidRDefault="00000000">
            <w:pPr>
              <w:spacing w:after="80"/>
            </w:pPr>
            <w:del w:id="60" w:author="John Abrahams" w:date="2026-03-10T08:00:00Z" w16du:dateUtc="2026-03-10T12:00:00Z">
              <w:r w:rsidDel="00C215A6">
                <w:rPr>
                  <w:color w:val="333333"/>
                  <w:sz w:val="20"/>
                  <w:szCs w:val="20"/>
                </w:rPr>
                <w:delText xml:space="preserve">Tappy </w:delText>
              </w:r>
            </w:del>
            <w:proofErr w:type="spellStart"/>
            <w:ins w:id="61" w:author="John Abrahams" w:date="2026-03-10T08:00:00Z" w16du:dateUtc="2026-03-10T12:00:00Z">
              <w:r w:rsidR="00C215A6">
                <w:rPr>
                  <w:color w:val="333333"/>
                  <w:sz w:val="20"/>
                  <w:szCs w:val="20"/>
                </w:rPr>
                <w:t>Synaptix</w:t>
              </w:r>
              <w:proofErr w:type="spellEnd"/>
              <w:r w:rsidR="00C215A6">
                <w:rPr>
                  <w:color w:val="333333"/>
                  <w:sz w:val="20"/>
                  <w:szCs w:val="20"/>
                </w:rPr>
                <w:t xml:space="preserve"> </w:t>
              </w:r>
            </w:ins>
            <w:r>
              <w:rPr>
                <w:color w:val="333333"/>
                <w:sz w:val="20"/>
                <w:szCs w:val="20"/>
              </w:rPr>
              <w:t>is an SMS-based cognitive health tool patients actually use. It collects outcome data between visits, delivers CPT-coded notes to your EMR, and keeps patients engaged without adding work to your staff.</w:t>
            </w:r>
          </w:p>
          <w:p w14:paraId="7753F6E5" w14:textId="77777777" w:rsidR="0075609A" w:rsidRDefault="00000000">
            <w:pPr>
              <w:spacing w:after="80"/>
            </w:pPr>
            <w:r>
              <w:rPr>
                <w:b/>
                <w:bCs/>
                <w:color w:val="007A8A"/>
                <w:sz w:val="19"/>
                <w:szCs w:val="19"/>
              </w:rPr>
              <w:t>CTA: See Tappy in action at kronoshealth.co</w:t>
            </w:r>
          </w:p>
          <w:p w14:paraId="6B3396AA" w14:textId="77777777" w:rsidR="0075609A" w:rsidRDefault="00000000">
            <w:r>
              <w:rPr>
                <w:i/>
                <w:iCs/>
                <w:color w:val="777777"/>
                <w:sz w:val="17"/>
                <w:szCs w:val="17"/>
              </w:rPr>
              <w:t>#PatientEngagement #DigitalHealth #HealthTech #Tappy #EMR</w:t>
            </w:r>
          </w:p>
        </w:tc>
      </w:tr>
    </w:tbl>
    <w:p w14:paraId="58803433" w14:textId="77777777" w:rsidR="0075609A" w:rsidRDefault="0075609A">
      <w:pPr>
        <w:spacing w:after="180"/>
      </w:pPr>
    </w:p>
    <w:tbl>
      <w:tblPr>
        <w:tblW w:w="9360" w:type="dxa"/>
        <w:tblBorders>
          <w:top w:val="single" w:sz="6" w:space="0" w:color="007A8A"/>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659752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495F776C" w14:textId="77777777" w:rsidR="0075609A" w:rsidRDefault="00000000">
            <w:pPr>
              <w:spacing w:after="60"/>
            </w:pPr>
            <w:r>
              <w:rPr>
                <w:b/>
                <w:bCs/>
                <w:color w:val="007A8A"/>
                <w:sz w:val="18"/>
                <w:szCs w:val="18"/>
              </w:rPr>
              <w:t xml:space="preserve">POST </w:t>
            </w:r>
            <w:proofErr w:type="gramStart"/>
            <w:r>
              <w:rPr>
                <w:b/>
                <w:bCs/>
                <w:color w:val="007A8A"/>
                <w:sz w:val="18"/>
                <w:szCs w:val="18"/>
              </w:rPr>
              <w:t xml:space="preserve">20  </w:t>
            </w:r>
            <w:r>
              <w:rPr>
                <w:color w:val="888888"/>
                <w:sz w:val="18"/>
                <w:szCs w:val="18"/>
              </w:rPr>
              <w:t>[</w:t>
            </w:r>
            <w:proofErr w:type="gramEnd"/>
            <w:r>
              <w:rPr>
                <w:color w:val="888888"/>
                <w:sz w:val="18"/>
                <w:szCs w:val="18"/>
              </w:rPr>
              <w:t>LinkedIn]</w:t>
            </w:r>
          </w:p>
          <w:p w14:paraId="6E753D7A" w14:textId="77777777" w:rsidR="0075609A" w:rsidRDefault="00000000">
            <w:pPr>
              <w:spacing w:before="60" w:after="80"/>
            </w:pPr>
            <w:r>
              <w:rPr>
                <w:b/>
                <w:bCs/>
                <w:color w:val="111111"/>
              </w:rPr>
              <w:lastRenderedPageBreak/>
              <w:t>Smarter healthcare. Stronger revenue. That is what Kronos Health is built to deliver.</w:t>
            </w:r>
          </w:p>
          <w:p w14:paraId="22C469F5" w14:textId="77777777" w:rsidR="0075609A" w:rsidRDefault="00000000">
            <w:pPr>
              <w:spacing w:after="80"/>
            </w:pPr>
            <w:r>
              <w:rPr>
                <w:color w:val="333333"/>
                <w:sz w:val="20"/>
                <w:szCs w:val="20"/>
              </w:rPr>
              <w:t>From Payment Dispute Resolution under the No Surprises Act to Cognitive Franchise Programs, Digital Health Tools, and Clinically Integrated Neuropsychology networks, Kronos Health builds infrastructure that lets practices grow. Let us talk about your objectives.</w:t>
            </w:r>
          </w:p>
          <w:p w14:paraId="6421A090" w14:textId="77777777" w:rsidR="0075609A" w:rsidRDefault="00000000">
            <w:pPr>
              <w:spacing w:after="80"/>
            </w:pPr>
            <w:r>
              <w:rPr>
                <w:b/>
                <w:bCs/>
                <w:color w:val="007A8A"/>
                <w:sz w:val="19"/>
                <w:szCs w:val="19"/>
              </w:rPr>
              <w:t>CTA: Book a free consultation at kronoshealth.co</w:t>
            </w:r>
          </w:p>
          <w:p w14:paraId="791995DE" w14:textId="77777777" w:rsidR="0075609A" w:rsidRDefault="00000000">
            <w:r>
              <w:rPr>
                <w:i/>
                <w:iCs/>
                <w:color w:val="777777"/>
                <w:sz w:val="17"/>
                <w:szCs w:val="17"/>
              </w:rPr>
              <w:t>#KronosHealth #HealthcareInnovation #BrainHealth #PracticeGrowth #DigitalHealth</w:t>
            </w:r>
          </w:p>
        </w:tc>
      </w:tr>
    </w:tbl>
    <w:p w14:paraId="79458F4E" w14:textId="77777777" w:rsidR="0075609A" w:rsidRDefault="0075609A">
      <w:pPr>
        <w:spacing w:after="180"/>
      </w:pPr>
    </w:p>
    <w:p w14:paraId="7C979F1D" w14:textId="77777777" w:rsidR="0075609A" w:rsidRDefault="00000000">
      <w:pPr>
        <w:spacing w:before="600"/>
      </w:pPr>
      <w:r>
        <w:br w:type="page"/>
      </w:r>
    </w:p>
    <w:p w14:paraId="5FC01E6F" w14:textId="77777777" w:rsidR="0075609A" w:rsidRDefault="00000000">
      <w:pPr>
        <w:pBdr>
          <w:bottom w:val="single" w:sz="8" w:space="6" w:color="1B3A6B"/>
        </w:pBdr>
        <w:spacing w:before="480" w:after="200"/>
      </w:pPr>
      <w:r>
        <w:rPr>
          <w:b/>
          <w:bCs/>
          <w:color w:val="1B3A6B"/>
          <w:sz w:val="36"/>
          <w:szCs w:val="36"/>
        </w:rPr>
        <w:lastRenderedPageBreak/>
        <w:t>Institute for Spine Surgery — 20 Social Media Posts</w:t>
      </w:r>
    </w:p>
    <w:p w14:paraId="685C6EC0" w14:textId="77777777" w:rsidR="0075609A" w:rsidRDefault="0075609A">
      <w:pPr>
        <w:spacing w:after="180"/>
      </w:pPr>
    </w:p>
    <w:tbl>
      <w:tblPr>
        <w:tblW w:w="9360" w:type="dxa"/>
        <w:tblBorders>
          <w:top w:val="single" w:sz="6" w:space="0" w:color="1B3A6B"/>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2A0AD8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3D11A134" w14:textId="77777777" w:rsidR="0075609A" w:rsidRDefault="00000000">
            <w:pPr>
              <w:spacing w:after="60"/>
            </w:pPr>
            <w:r>
              <w:rPr>
                <w:b/>
                <w:bCs/>
                <w:color w:val="1B3A6B"/>
                <w:sz w:val="18"/>
                <w:szCs w:val="18"/>
              </w:rPr>
              <w:t xml:space="preserve">POST </w:t>
            </w:r>
            <w:proofErr w:type="gramStart"/>
            <w:r>
              <w:rPr>
                <w:b/>
                <w:bCs/>
                <w:color w:val="1B3A6B"/>
                <w:sz w:val="18"/>
                <w:szCs w:val="18"/>
              </w:rPr>
              <w:t xml:space="preserve">1  </w:t>
            </w:r>
            <w:r>
              <w:rPr>
                <w:color w:val="888888"/>
                <w:sz w:val="18"/>
                <w:szCs w:val="18"/>
              </w:rPr>
              <w:t>[</w:t>
            </w:r>
            <w:proofErr w:type="gramEnd"/>
            <w:r>
              <w:rPr>
                <w:color w:val="888888"/>
                <w:sz w:val="18"/>
                <w:szCs w:val="18"/>
              </w:rPr>
              <w:t>Facebook]</w:t>
            </w:r>
          </w:p>
          <w:p w14:paraId="68621F7B" w14:textId="77777777" w:rsidR="0075609A" w:rsidRDefault="00000000">
            <w:pPr>
              <w:spacing w:before="60" w:after="80"/>
            </w:pPr>
            <w:r>
              <w:rPr>
                <w:b/>
                <w:bCs/>
                <w:color w:val="111111"/>
              </w:rPr>
              <w:t>Eight years of pain ended after one surgery.</w:t>
            </w:r>
          </w:p>
          <w:p w14:paraId="175E987D" w14:textId="77777777" w:rsidR="0075609A" w:rsidRDefault="00000000">
            <w:pPr>
              <w:spacing w:after="80"/>
            </w:pPr>
            <w:r>
              <w:rPr>
                <w:color w:val="333333"/>
                <w:sz w:val="20"/>
                <w:szCs w:val="20"/>
              </w:rPr>
              <w:t>One patient came to us after a compressed L4-L5 nerve went undiagnosed for nearly a decade. After surgery at the Institute for Spine Surgery, her sciatica resolved completely. When other providers gave up, we found the answer. That is the standard we hold ourselves to.</w:t>
            </w:r>
          </w:p>
          <w:p w14:paraId="230CAEFB" w14:textId="77777777" w:rsidR="0075609A" w:rsidRDefault="00000000">
            <w:pPr>
              <w:spacing w:after="80"/>
            </w:pPr>
            <w:r>
              <w:rPr>
                <w:b/>
                <w:bCs/>
                <w:color w:val="1B3A6B"/>
                <w:sz w:val="19"/>
                <w:szCs w:val="19"/>
              </w:rPr>
              <w:t xml:space="preserve">CTA: Read patient stories at </w:t>
            </w:r>
            <w:proofErr w:type="spellStart"/>
            <w:proofErr w:type="gramStart"/>
            <w:r>
              <w:rPr>
                <w:b/>
                <w:bCs/>
                <w:color w:val="1B3A6B"/>
                <w:sz w:val="19"/>
                <w:szCs w:val="19"/>
              </w:rPr>
              <w:t>iss.health</w:t>
            </w:r>
            <w:proofErr w:type="spellEnd"/>
            <w:proofErr w:type="gramEnd"/>
          </w:p>
          <w:p w14:paraId="38A1962C" w14:textId="77777777" w:rsidR="0075609A" w:rsidRDefault="00000000">
            <w:r>
              <w:rPr>
                <w:i/>
                <w:iCs/>
                <w:color w:val="777777"/>
                <w:sz w:val="17"/>
                <w:szCs w:val="17"/>
              </w:rPr>
              <w:t>#SpineSurgery #SciaticaRelief #LumbarSurgery #PatientCare #PainFree</w:t>
            </w:r>
          </w:p>
        </w:tc>
      </w:tr>
    </w:tbl>
    <w:p w14:paraId="7D18ABEE" w14:textId="77777777" w:rsidR="0075609A" w:rsidRDefault="0075609A">
      <w:pPr>
        <w:spacing w:after="180"/>
      </w:pPr>
    </w:p>
    <w:tbl>
      <w:tblPr>
        <w:tblW w:w="9360" w:type="dxa"/>
        <w:tblBorders>
          <w:top w:val="single" w:sz="6" w:space="0" w:color="1B3A6B"/>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56BEB4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3688BEE0" w14:textId="77777777" w:rsidR="0075609A" w:rsidRDefault="00000000">
            <w:pPr>
              <w:spacing w:after="60"/>
            </w:pPr>
            <w:r>
              <w:rPr>
                <w:b/>
                <w:bCs/>
                <w:color w:val="1B3A6B"/>
                <w:sz w:val="18"/>
                <w:szCs w:val="18"/>
              </w:rPr>
              <w:t xml:space="preserve">POST </w:t>
            </w:r>
            <w:proofErr w:type="gramStart"/>
            <w:r>
              <w:rPr>
                <w:b/>
                <w:bCs/>
                <w:color w:val="1B3A6B"/>
                <w:sz w:val="18"/>
                <w:szCs w:val="18"/>
              </w:rPr>
              <w:t xml:space="preserve">2  </w:t>
            </w:r>
            <w:r>
              <w:rPr>
                <w:color w:val="888888"/>
                <w:sz w:val="18"/>
                <w:szCs w:val="18"/>
              </w:rPr>
              <w:t>[</w:t>
            </w:r>
            <w:proofErr w:type="gramEnd"/>
            <w:r>
              <w:rPr>
                <w:color w:val="888888"/>
                <w:sz w:val="18"/>
                <w:szCs w:val="18"/>
              </w:rPr>
              <w:t>Instagram]</w:t>
            </w:r>
          </w:p>
          <w:p w14:paraId="370F6321" w14:textId="77777777" w:rsidR="0075609A" w:rsidRDefault="00000000">
            <w:pPr>
              <w:spacing w:before="60" w:after="80"/>
            </w:pPr>
            <w:r>
              <w:rPr>
                <w:b/>
                <w:bCs/>
                <w:color w:val="111111"/>
              </w:rPr>
              <w:t>Neck pain that will not quit past four weeks is worth a cervical evaluation.</w:t>
            </w:r>
          </w:p>
          <w:p w14:paraId="645AB4F7" w14:textId="77777777" w:rsidR="0075609A" w:rsidRDefault="00000000">
            <w:pPr>
              <w:spacing w:after="80"/>
            </w:pPr>
            <w:r>
              <w:rPr>
                <w:color w:val="333333"/>
                <w:sz w:val="20"/>
                <w:szCs w:val="20"/>
              </w:rPr>
              <w:t>Persistent or worsening neck symptoms deserve an MRI. Arthritis, degeneration, radiculopathy, herniation. The spine tells a story. We know how to read it.</w:t>
            </w:r>
          </w:p>
          <w:p w14:paraId="06DD489E" w14:textId="77777777" w:rsidR="0075609A" w:rsidRDefault="00000000">
            <w:pPr>
              <w:spacing w:after="80"/>
            </w:pPr>
            <w:r>
              <w:rPr>
                <w:b/>
                <w:bCs/>
                <w:color w:val="1B3A6B"/>
                <w:sz w:val="19"/>
                <w:szCs w:val="19"/>
              </w:rPr>
              <w:t xml:space="preserve">CTA: Schedule at </w:t>
            </w:r>
            <w:proofErr w:type="spellStart"/>
            <w:proofErr w:type="gramStart"/>
            <w:r>
              <w:rPr>
                <w:b/>
                <w:bCs/>
                <w:color w:val="1B3A6B"/>
                <w:sz w:val="19"/>
                <w:szCs w:val="19"/>
              </w:rPr>
              <w:t>iss.health</w:t>
            </w:r>
            <w:proofErr w:type="spellEnd"/>
            <w:proofErr w:type="gramEnd"/>
          </w:p>
          <w:p w14:paraId="7237838D" w14:textId="77777777" w:rsidR="0075609A" w:rsidRDefault="00000000">
            <w:r>
              <w:rPr>
                <w:i/>
                <w:iCs/>
                <w:color w:val="777777"/>
                <w:sz w:val="17"/>
                <w:szCs w:val="17"/>
              </w:rPr>
              <w:t>#NeckPain #CervicalSpine #SpineCare #NeckSurgery #MRI</w:t>
            </w:r>
          </w:p>
        </w:tc>
      </w:tr>
    </w:tbl>
    <w:p w14:paraId="6D150696" w14:textId="77777777" w:rsidR="0075609A" w:rsidRDefault="0075609A">
      <w:pPr>
        <w:spacing w:after="180"/>
      </w:pPr>
    </w:p>
    <w:tbl>
      <w:tblPr>
        <w:tblW w:w="9360" w:type="dxa"/>
        <w:tblBorders>
          <w:top w:val="single" w:sz="6" w:space="0" w:color="1B3A6B"/>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1AE78C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5AAA8973" w14:textId="77777777" w:rsidR="0075609A" w:rsidRDefault="00000000">
            <w:pPr>
              <w:spacing w:after="60"/>
            </w:pPr>
            <w:r>
              <w:rPr>
                <w:b/>
                <w:bCs/>
                <w:color w:val="1B3A6B"/>
                <w:sz w:val="18"/>
                <w:szCs w:val="18"/>
              </w:rPr>
              <w:t xml:space="preserve">POST </w:t>
            </w:r>
            <w:proofErr w:type="gramStart"/>
            <w:r>
              <w:rPr>
                <w:b/>
                <w:bCs/>
                <w:color w:val="1B3A6B"/>
                <w:sz w:val="18"/>
                <w:szCs w:val="18"/>
              </w:rPr>
              <w:t xml:space="preserve">3  </w:t>
            </w:r>
            <w:r>
              <w:rPr>
                <w:color w:val="888888"/>
                <w:sz w:val="18"/>
                <w:szCs w:val="18"/>
              </w:rPr>
              <w:t>[</w:t>
            </w:r>
            <w:proofErr w:type="gramEnd"/>
            <w:r>
              <w:rPr>
                <w:color w:val="888888"/>
                <w:sz w:val="18"/>
                <w:szCs w:val="18"/>
              </w:rPr>
              <w:t>LinkedIn]</w:t>
            </w:r>
          </w:p>
          <w:p w14:paraId="5B67DC6A" w14:textId="77777777" w:rsidR="0075609A" w:rsidRDefault="00000000">
            <w:pPr>
              <w:spacing w:before="60" w:after="80"/>
            </w:pPr>
            <w:r>
              <w:rPr>
                <w:b/>
                <w:bCs/>
                <w:color w:val="111111"/>
              </w:rPr>
              <w:t>Precision-guided surgical planning has changed recovery outcomes in spine surgery.</w:t>
            </w:r>
          </w:p>
          <w:p w14:paraId="3A7FADF8" w14:textId="77777777" w:rsidR="0075609A" w:rsidRDefault="00000000">
            <w:pPr>
              <w:spacing w:after="80"/>
            </w:pPr>
            <w:r>
              <w:rPr>
                <w:color w:val="333333"/>
                <w:sz w:val="20"/>
                <w:szCs w:val="20"/>
              </w:rPr>
              <w:t>At the Institute for Spine Surgery, surgical plans are tailored to individual patient anatomy to improve precision and reduce recovery time. 90% reduction in postoperative complications. 85% of patients back to normal activity within three months.</w:t>
            </w:r>
          </w:p>
          <w:p w14:paraId="4F41C64E" w14:textId="77777777" w:rsidR="0075609A" w:rsidRDefault="00000000">
            <w:pPr>
              <w:spacing w:after="80"/>
            </w:pPr>
            <w:r>
              <w:rPr>
                <w:b/>
                <w:bCs/>
                <w:color w:val="1B3A6B"/>
                <w:sz w:val="19"/>
                <w:szCs w:val="19"/>
              </w:rPr>
              <w:t xml:space="preserve">CTA: Learn about our approach at </w:t>
            </w:r>
            <w:proofErr w:type="spellStart"/>
            <w:proofErr w:type="gramStart"/>
            <w:r>
              <w:rPr>
                <w:b/>
                <w:bCs/>
                <w:color w:val="1B3A6B"/>
                <w:sz w:val="19"/>
                <w:szCs w:val="19"/>
              </w:rPr>
              <w:t>iss.health</w:t>
            </w:r>
            <w:proofErr w:type="spellEnd"/>
            <w:proofErr w:type="gramEnd"/>
          </w:p>
          <w:p w14:paraId="2961758E" w14:textId="77777777" w:rsidR="0075609A" w:rsidRDefault="00000000">
            <w:r>
              <w:rPr>
                <w:i/>
                <w:iCs/>
                <w:color w:val="777777"/>
                <w:sz w:val="17"/>
                <w:szCs w:val="17"/>
              </w:rPr>
              <w:t>#SpineSurgery #MinimallyInvasive #SurgicalInnovation #HealthTech</w:t>
            </w:r>
          </w:p>
        </w:tc>
      </w:tr>
    </w:tbl>
    <w:p w14:paraId="4007A708" w14:textId="77777777" w:rsidR="0075609A" w:rsidRDefault="0075609A">
      <w:pPr>
        <w:spacing w:after="180"/>
      </w:pPr>
    </w:p>
    <w:tbl>
      <w:tblPr>
        <w:tblW w:w="9360" w:type="dxa"/>
        <w:tblBorders>
          <w:top w:val="single" w:sz="6" w:space="0" w:color="1B3A6B"/>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36E8D3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009FC563" w14:textId="77777777" w:rsidR="0075609A" w:rsidRDefault="00000000">
            <w:pPr>
              <w:spacing w:after="60"/>
            </w:pPr>
            <w:r>
              <w:rPr>
                <w:b/>
                <w:bCs/>
                <w:color w:val="1B3A6B"/>
                <w:sz w:val="18"/>
                <w:szCs w:val="18"/>
              </w:rPr>
              <w:t xml:space="preserve">POST </w:t>
            </w:r>
            <w:proofErr w:type="gramStart"/>
            <w:r>
              <w:rPr>
                <w:b/>
                <w:bCs/>
                <w:color w:val="1B3A6B"/>
                <w:sz w:val="18"/>
                <w:szCs w:val="18"/>
              </w:rPr>
              <w:t xml:space="preserve">4  </w:t>
            </w:r>
            <w:r>
              <w:rPr>
                <w:color w:val="888888"/>
                <w:sz w:val="18"/>
                <w:szCs w:val="18"/>
              </w:rPr>
              <w:t>[</w:t>
            </w:r>
            <w:proofErr w:type="gramEnd"/>
            <w:r>
              <w:rPr>
                <w:color w:val="888888"/>
                <w:sz w:val="18"/>
                <w:szCs w:val="18"/>
              </w:rPr>
              <w:t>Facebook]</w:t>
            </w:r>
          </w:p>
          <w:p w14:paraId="0C641486" w14:textId="77777777" w:rsidR="0075609A" w:rsidRDefault="00000000">
            <w:pPr>
              <w:spacing w:before="60" w:after="80"/>
            </w:pPr>
            <w:r>
              <w:rPr>
                <w:b/>
                <w:bCs/>
                <w:color w:val="111111"/>
              </w:rPr>
              <w:t>Over 4,000 successful surgeries performed. 98% of patients would recommend us.</w:t>
            </w:r>
          </w:p>
          <w:p w14:paraId="76741CF0" w14:textId="77777777" w:rsidR="0075609A" w:rsidRDefault="00000000">
            <w:pPr>
              <w:spacing w:after="80"/>
            </w:pPr>
            <w:r>
              <w:rPr>
                <w:color w:val="333333"/>
                <w:sz w:val="20"/>
                <w:szCs w:val="20"/>
              </w:rPr>
              <w:t>World-renowned neurosurgeons. Personalized treatment plans. Data-driven care. The Institute for Spine Surgery has built one of the most trusted spine programs in the region. Your outcome matters as much to us as it does to you.</w:t>
            </w:r>
          </w:p>
          <w:p w14:paraId="5F871ABC" w14:textId="77777777" w:rsidR="0075609A" w:rsidRDefault="00000000">
            <w:pPr>
              <w:spacing w:after="80"/>
            </w:pPr>
            <w:r>
              <w:rPr>
                <w:b/>
                <w:bCs/>
                <w:color w:val="1B3A6B"/>
                <w:sz w:val="19"/>
                <w:szCs w:val="19"/>
              </w:rPr>
              <w:t xml:space="preserve">CTA: Book a consultation at </w:t>
            </w:r>
            <w:proofErr w:type="spellStart"/>
            <w:proofErr w:type="gramStart"/>
            <w:r>
              <w:rPr>
                <w:b/>
                <w:bCs/>
                <w:color w:val="1B3A6B"/>
                <w:sz w:val="19"/>
                <w:szCs w:val="19"/>
              </w:rPr>
              <w:t>iss.health</w:t>
            </w:r>
            <w:proofErr w:type="spellEnd"/>
            <w:proofErr w:type="gramEnd"/>
          </w:p>
          <w:p w14:paraId="5D1983F9" w14:textId="77777777" w:rsidR="0075609A" w:rsidRDefault="00000000">
            <w:r>
              <w:rPr>
                <w:i/>
                <w:iCs/>
                <w:color w:val="777777"/>
                <w:sz w:val="17"/>
                <w:szCs w:val="17"/>
              </w:rPr>
              <w:t>#Neurosurgery #SpineSurgery #PatientSatisfaction #SpinalFusion #BackPain</w:t>
            </w:r>
          </w:p>
        </w:tc>
      </w:tr>
    </w:tbl>
    <w:p w14:paraId="1D181215" w14:textId="77777777" w:rsidR="0075609A" w:rsidRDefault="0075609A">
      <w:pPr>
        <w:spacing w:after="180"/>
      </w:pPr>
    </w:p>
    <w:tbl>
      <w:tblPr>
        <w:tblW w:w="9360" w:type="dxa"/>
        <w:tblBorders>
          <w:top w:val="single" w:sz="6" w:space="0" w:color="1B3A6B"/>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02F08E5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3F7A6C52" w14:textId="77777777" w:rsidR="0075609A" w:rsidRDefault="00000000">
            <w:pPr>
              <w:spacing w:after="60"/>
            </w:pPr>
            <w:r>
              <w:rPr>
                <w:b/>
                <w:bCs/>
                <w:color w:val="1B3A6B"/>
                <w:sz w:val="18"/>
                <w:szCs w:val="18"/>
              </w:rPr>
              <w:t xml:space="preserve">POST </w:t>
            </w:r>
            <w:proofErr w:type="gramStart"/>
            <w:r>
              <w:rPr>
                <w:b/>
                <w:bCs/>
                <w:color w:val="1B3A6B"/>
                <w:sz w:val="18"/>
                <w:szCs w:val="18"/>
              </w:rPr>
              <w:t xml:space="preserve">5  </w:t>
            </w:r>
            <w:r>
              <w:rPr>
                <w:color w:val="888888"/>
                <w:sz w:val="18"/>
                <w:szCs w:val="18"/>
              </w:rPr>
              <w:t>[</w:t>
            </w:r>
            <w:proofErr w:type="gramEnd"/>
            <w:r>
              <w:rPr>
                <w:color w:val="888888"/>
                <w:sz w:val="18"/>
                <w:szCs w:val="18"/>
              </w:rPr>
              <w:t>Instagram]</w:t>
            </w:r>
          </w:p>
          <w:p w14:paraId="569A6493" w14:textId="77777777" w:rsidR="0075609A" w:rsidRDefault="00000000">
            <w:pPr>
              <w:spacing w:before="60" w:after="80"/>
            </w:pPr>
            <w:r>
              <w:rPr>
                <w:b/>
                <w:bCs/>
                <w:color w:val="111111"/>
              </w:rPr>
              <w:t>Not every back problem requires surgery.</w:t>
            </w:r>
          </w:p>
          <w:p w14:paraId="7C112C9F" w14:textId="77777777" w:rsidR="0075609A" w:rsidRDefault="00000000">
            <w:pPr>
              <w:spacing w:after="80"/>
            </w:pPr>
            <w:r>
              <w:rPr>
                <w:color w:val="333333"/>
                <w:sz w:val="20"/>
                <w:szCs w:val="20"/>
              </w:rPr>
              <w:t>Physical therapy. Epidural injections. Acupuncture for muscle spasms. We work through every non-surgical option first. Surgery is only the answer when it is the right one. Conservative care, expert guidance, honest advice.</w:t>
            </w:r>
          </w:p>
          <w:p w14:paraId="39E9CC12" w14:textId="77777777" w:rsidR="0075609A" w:rsidRDefault="00000000">
            <w:pPr>
              <w:spacing w:after="80"/>
            </w:pPr>
            <w:r>
              <w:rPr>
                <w:b/>
                <w:bCs/>
                <w:color w:val="1B3A6B"/>
                <w:sz w:val="19"/>
                <w:szCs w:val="19"/>
              </w:rPr>
              <w:lastRenderedPageBreak/>
              <w:t xml:space="preserve">CTA: See all treatment options at </w:t>
            </w:r>
            <w:proofErr w:type="spellStart"/>
            <w:proofErr w:type="gramStart"/>
            <w:r>
              <w:rPr>
                <w:b/>
                <w:bCs/>
                <w:color w:val="1B3A6B"/>
                <w:sz w:val="19"/>
                <w:szCs w:val="19"/>
              </w:rPr>
              <w:t>iss.health</w:t>
            </w:r>
            <w:proofErr w:type="spellEnd"/>
            <w:proofErr w:type="gramEnd"/>
          </w:p>
          <w:p w14:paraId="59468F33" w14:textId="77777777" w:rsidR="0075609A" w:rsidRDefault="00000000">
            <w:r>
              <w:rPr>
                <w:i/>
                <w:iCs/>
                <w:color w:val="777777"/>
                <w:sz w:val="17"/>
                <w:szCs w:val="17"/>
              </w:rPr>
              <w:t>#BackPain #NonSurgical #PhysicalTherapy #EpiduralInjection #SpineCare</w:t>
            </w:r>
          </w:p>
        </w:tc>
      </w:tr>
    </w:tbl>
    <w:p w14:paraId="619262C5" w14:textId="77777777" w:rsidR="0075609A" w:rsidRDefault="0075609A">
      <w:pPr>
        <w:spacing w:after="180"/>
      </w:pPr>
    </w:p>
    <w:tbl>
      <w:tblPr>
        <w:tblW w:w="9360" w:type="dxa"/>
        <w:tblBorders>
          <w:top w:val="single" w:sz="6" w:space="0" w:color="1B3A6B"/>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733A2B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47E4095E" w14:textId="77777777" w:rsidR="0075609A" w:rsidRDefault="00000000">
            <w:pPr>
              <w:spacing w:after="60"/>
            </w:pPr>
            <w:r>
              <w:rPr>
                <w:b/>
                <w:bCs/>
                <w:color w:val="1B3A6B"/>
                <w:sz w:val="18"/>
                <w:szCs w:val="18"/>
              </w:rPr>
              <w:t xml:space="preserve">POST </w:t>
            </w:r>
            <w:proofErr w:type="gramStart"/>
            <w:r>
              <w:rPr>
                <w:b/>
                <w:bCs/>
                <w:color w:val="1B3A6B"/>
                <w:sz w:val="18"/>
                <w:szCs w:val="18"/>
              </w:rPr>
              <w:t xml:space="preserve">6  </w:t>
            </w:r>
            <w:r>
              <w:rPr>
                <w:color w:val="888888"/>
                <w:sz w:val="18"/>
                <w:szCs w:val="18"/>
              </w:rPr>
              <w:t>[</w:t>
            </w:r>
            <w:proofErr w:type="gramEnd"/>
            <w:r>
              <w:rPr>
                <w:color w:val="888888"/>
                <w:sz w:val="18"/>
                <w:szCs w:val="18"/>
              </w:rPr>
              <w:t>LinkedIn]</w:t>
            </w:r>
          </w:p>
          <w:p w14:paraId="124837EA" w14:textId="77777777" w:rsidR="0075609A" w:rsidRDefault="00000000">
            <w:pPr>
              <w:spacing w:before="60" w:after="80"/>
            </w:pPr>
            <w:r>
              <w:rPr>
                <w:b/>
                <w:bCs/>
                <w:color w:val="111111"/>
              </w:rPr>
              <w:t>Spinal cord tumors. Lumbar fractures. Cervical myelopathy. This is the complexity we treat.</w:t>
            </w:r>
          </w:p>
          <w:p w14:paraId="7795BA89" w14:textId="77777777" w:rsidR="0075609A" w:rsidRDefault="00000000">
            <w:pPr>
              <w:spacing w:after="80"/>
            </w:pPr>
            <w:r>
              <w:rPr>
                <w:color w:val="333333"/>
                <w:sz w:val="20"/>
                <w:szCs w:val="20"/>
              </w:rPr>
              <w:t>The Institute for Spine Surgery handles the cases other practices refer out. Our surgeons hold medical device patents and have documented outcomes across the most complex lumbar and cervical diagnoses. Complicated cases are our everyday work.</w:t>
            </w:r>
          </w:p>
          <w:p w14:paraId="46221241" w14:textId="77777777" w:rsidR="0075609A" w:rsidRDefault="00000000">
            <w:pPr>
              <w:spacing w:after="80"/>
            </w:pPr>
            <w:r>
              <w:rPr>
                <w:b/>
                <w:bCs/>
                <w:color w:val="1B3A6B"/>
                <w:sz w:val="19"/>
                <w:szCs w:val="19"/>
              </w:rPr>
              <w:t xml:space="preserve">CTA: Request a consultation at </w:t>
            </w:r>
            <w:proofErr w:type="spellStart"/>
            <w:proofErr w:type="gramStart"/>
            <w:r>
              <w:rPr>
                <w:b/>
                <w:bCs/>
                <w:color w:val="1B3A6B"/>
                <w:sz w:val="19"/>
                <w:szCs w:val="19"/>
              </w:rPr>
              <w:t>iss.health</w:t>
            </w:r>
            <w:proofErr w:type="spellEnd"/>
            <w:proofErr w:type="gramEnd"/>
          </w:p>
          <w:p w14:paraId="24232474" w14:textId="77777777" w:rsidR="0075609A" w:rsidRDefault="00000000">
            <w:r>
              <w:rPr>
                <w:i/>
                <w:iCs/>
                <w:color w:val="777777"/>
                <w:sz w:val="17"/>
                <w:szCs w:val="17"/>
              </w:rPr>
              <w:t>#Neurosurgery #CervicalMyelopathy #SpinalCordTumor #ComplexSpineSurgery</w:t>
            </w:r>
          </w:p>
        </w:tc>
      </w:tr>
    </w:tbl>
    <w:p w14:paraId="19A90095" w14:textId="77777777" w:rsidR="0075609A" w:rsidRDefault="0075609A">
      <w:pPr>
        <w:spacing w:after="180"/>
      </w:pPr>
    </w:p>
    <w:tbl>
      <w:tblPr>
        <w:tblW w:w="9360" w:type="dxa"/>
        <w:tblBorders>
          <w:top w:val="single" w:sz="6" w:space="0" w:color="1B3A6B"/>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109AD9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03880B0E" w14:textId="77777777" w:rsidR="0075609A" w:rsidRDefault="00000000">
            <w:pPr>
              <w:spacing w:after="60"/>
            </w:pPr>
            <w:r>
              <w:rPr>
                <w:b/>
                <w:bCs/>
                <w:color w:val="1B3A6B"/>
                <w:sz w:val="18"/>
                <w:szCs w:val="18"/>
              </w:rPr>
              <w:t xml:space="preserve">POST </w:t>
            </w:r>
            <w:proofErr w:type="gramStart"/>
            <w:r>
              <w:rPr>
                <w:b/>
                <w:bCs/>
                <w:color w:val="1B3A6B"/>
                <w:sz w:val="18"/>
                <w:szCs w:val="18"/>
              </w:rPr>
              <w:t xml:space="preserve">7  </w:t>
            </w:r>
            <w:r>
              <w:rPr>
                <w:color w:val="888888"/>
                <w:sz w:val="18"/>
                <w:szCs w:val="18"/>
              </w:rPr>
              <w:t>[</w:t>
            </w:r>
            <w:proofErr w:type="gramEnd"/>
            <w:r>
              <w:rPr>
                <w:color w:val="888888"/>
                <w:sz w:val="18"/>
                <w:szCs w:val="18"/>
              </w:rPr>
              <w:t>Facebook]</w:t>
            </w:r>
          </w:p>
          <w:p w14:paraId="151CD109" w14:textId="77777777" w:rsidR="0075609A" w:rsidRDefault="00000000">
            <w:pPr>
              <w:spacing w:before="60" w:after="80"/>
            </w:pPr>
            <w:r>
              <w:rPr>
                <w:b/>
                <w:bCs/>
                <w:color w:val="111111"/>
              </w:rPr>
              <w:t>Foot drop does not mean you stop walking.</w:t>
            </w:r>
          </w:p>
          <w:p w14:paraId="0D8BFB8C" w14:textId="77777777" w:rsidR="0075609A" w:rsidRDefault="00000000">
            <w:pPr>
              <w:spacing w:after="80"/>
            </w:pPr>
            <w:r>
              <w:rPr>
                <w:color w:val="333333"/>
                <w:sz w:val="20"/>
                <w:szCs w:val="20"/>
              </w:rPr>
              <w:t>Foot drop from lumbar nerve compression is treatable. Our team identifies the precise nerve root involved, matches the surgical approach to your anatomy, and builds a rehabilitation plan designed to restore full function.</w:t>
            </w:r>
          </w:p>
          <w:p w14:paraId="4E3DE2F4" w14:textId="77777777" w:rsidR="0075609A" w:rsidRDefault="00000000">
            <w:pPr>
              <w:spacing w:after="80"/>
            </w:pPr>
            <w:r>
              <w:rPr>
                <w:b/>
                <w:bCs/>
                <w:color w:val="1B3A6B"/>
                <w:sz w:val="19"/>
                <w:szCs w:val="19"/>
              </w:rPr>
              <w:t xml:space="preserve">CTA: Learn about foot drop treatment at </w:t>
            </w:r>
            <w:proofErr w:type="spellStart"/>
            <w:proofErr w:type="gramStart"/>
            <w:r>
              <w:rPr>
                <w:b/>
                <w:bCs/>
                <w:color w:val="1B3A6B"/>
                <w:sz w:val="19"/>
                <w:szCs w:val="19"/>
              </w:rPr>
              <w:t>iss.health</w:t>
            </w:r>
            <w:proofErr w:type="spellEnd"/>
            <w:proofErr w:type="gramEnd"/>
          </w:p>
          <w:p w14:paraId="37389437" w14:textId="77777777" w:rsidR="0075609A" w:rsidRDefault="00000000">
            <w:r>
              <w:rPr>
                <w:i/>
                <w:iCs/>
                <w:color w:val="777777"/>
                <w:sz w:val="17"/>
                <w:szCs w:val="17"/>
              </w:rPr>
              <w:t>#FootDrop #LumbarSurgery #NerveCompression #SpineSpecialist #PainRelief</w:t>
            </w:r>
          </w:p>
        </w:tc>
      </w:tr>
    </w:tbl>
    <w:p w14:paraId="1F8B3D7D" w14:textId="77777777" w:rsidR="0075609A" w:rsidRDefault="0075609A">
      <w:pPr>
        <w:spacing w:after="180"/>
      </w:pPr>
    </w:p>
    <w:tbl>
      <w:tblPr>
        <w:tblW w:w="9360" w:type="dxa"/>
        <w:tblBorders>
          <w:top w:val="single" w:sz="6" w:space="0" w:color="1B3A6B"/>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48555F5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3BC2B496" w14:textId="77777777" w:rsidR="0075609A" w:rsidRDefault="00000000">
            <w:pPr>
              <w:spacing w:after="60"/>
            </w:pPr>
            <w:r>
              <w:rPr>
                <w:b/>
                <w:bCs/>
                <w:color w:val="1B3A6B"/>
                <w:sz w:val="18"/>
                <w:szCs w:val="18"/>
              </w:rPr>
              <w:t xml:space="preserve">POST </w:t>
            </w:r>
            <w:proofErr w:type="gramStart"/>
            <w:r>
              <w:rPr>
                <w:b/>
                <w:bCs/>
                <w:color w:val="1B3A6B"/>
                <w:sz w:val="18"/>
                <w:szCs w:val="18"/>
              </w:rPr>
              <w:t xml:space="preserve">8  </w:t>
            </w:r>
            <w:r>
              <w:rPr>
                <w:color w:val="888888"/>
                <w:sz w:val="18"/>
                <w:szCs w:val="18"/>
              </w:rPr>
              <w:t>[</w:t>
            </w:r>
            <w:proofErr w:type="gramEnd"/>
            <w:r>
              <w:rPr>
                <w:color w:val="888888"/>
                <w:sz w:val="18"/>
                <w:szCs w:val="18"/>
              </w:rPr>
              <w:t>Instagram]</w:t>
            </w:r>
          </w:p>
          <w:p w14:paraId="37969F9B" w14:textId="77777777" w:rsidR="0075609A" w:rsidRDefault="00000000">
            <w:pPr>
              <w:spacing w:before="60" w:after="80"/>
            </w:pPr>
            <w:r>
              <w:rPr>
                <w:b/>
                <w:bCs/>
                <w:color w:val="111111"/>
              </w:rPr>
              <w:t>Lumbar stenosis is narrowing your spinal canal. We widen it.</w:t>
            </w:r>
          </w:p>
          <w:p w14:paraId="2875D13B" w14:textId="77777777" w:rsidR="0075609A" w:rsidRDefault="00000000">
            <w:pPr>
              <w:spacing w:after="80"/>
            </w:pPr>
            <w:r>
              <w:rPr>
                <w:color w:val="333333"/>
                <w:sz w:val="20"/>
                <w:szCs w:val="20"/>
              </w:rPr>
              <w:t>Neurogenic claudication, leg weakness, radiating pain. These are signs of stenosis. Minimally invasive decompression gets patients back to activity faster with less cutting and less pain.</w:t>
            </w:r>
          </w:p>
          <w:p w14:paraId="4AE888B1" w14:textId="77777777" w:rsidR="0075609A" w:rsidRDefault="00000000">
            <w:pPr>
              <w:spacing w:after="80"/>
            </w:pPr>
            <w:r>
              <w:rPr>
                <w:b/>
                <w:bCs/>
                <w:color w:val="1B3A6B"/>
                <w:sz w:val="19"/>
                <w:szCs w:val="19"/>
              </w:rPr>
              <w:t xml:space="preserve">CTA: </w:t>
            </w:r>
            <w:proofErr w:type="spellStart"/>
            <w:proofErr w:type="gramStart"/>
            <w:r>
              <w:rPr>
                <w:b/>
                <w:bCs/>
                <w:color w:val="1B3A6B"/>
                <w:sz w:val="19"/>
                <w:szCs w:val="19"/>
              </w:rPr>
              <w:t>iss.health</w:t>
            </w:r>
            <w:proofErr w:type="spellEnd"/>
            <w:proofErr w:type="gramEnd"/>
          </w:p>
          <w:p w14:paraId="55D0DA59" w14:textId="77777777" w:rsidR="0075609A" w:rsidRDefault="00000000">
            <w:r>
              <w:rPr>
                <w:i/>
                <w:iCs/>
                <w:color w:val="777777"/>
                <w:sz w:val="17"/>
                <w:szCs w:val="17"/>
              </w:rPr>
              <w:t>#LumbarStenosis #SpinalDecompression #MinimallyInvasive #BackPain #SpineSurgery</w:t>
            </w:r>
          </w:p>
        </w:tc>
      </w:tr>
    </w:tbl>
    <w:p w14:paraId="0E36C893" w14:textId="77777777" w:rsidR="0075609A" w:rsidRDefault="0075609A">
      <w:pPr>
        <w:spacing w:after="180"/>
      </w:pPr>
    </w:p>
    <w:tbl>
      <w:tblPr>
        <w:tblW w:w="9360" w:type="dxa"/>
        <w:tblBorders>
          <w:top w:val="single" w:sz="6" w:space="0" w:color="1B3A6B"/>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0E2F8D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66B96593" w14:textId="77777777" w:rsidR="0075609A" w:rsidRDefault="00000000">
            <w:pPr>
              <w:spacing w:after="60"/>
            </w:pPr>
            <w:r>
              <w:rPr>
                <w:b/>
                <w:bCs/>
                <w:color w:val="1B3A6B"/>
                <w:sz w:val="18"/>
                <w:szCs w:val="18"/>
              </w:rPr>
              <w:t xml:space="preserve">POST </w:t>
            </w:r>
            <w:proofErr w:type="gramStart"/>
            <w:r>
              <w:rPr>
                <w:b/>
                <w:bCs/>
                <w:color w:val="1B3A6B"/>
                <w:sz w:val="18"/>
                <w:szCs w:val="18"/>
              </w:rPr>
              <w:t xml:space="preserve">9  </w:t>
            </w:r>
            <w:r>
              <w:rPr>
                <w:color w:val="888888"/>
                <w:sz w:val="18"/>
                <w:szCs w:val="18"/>
              </w:rPr>
              <w:t>[</w:t>
            </w:r>
            <w:proofErr w:type="gramEnd"/>
            <w:r>
              <w:rPr>
                <w:color w:val="888888"/>
                <w:sz w:val="18"/>
                <w:szCs w:val="18"/>
              </w:rPr>
              <w:t>Facebook]</w:t>
            </w:r>
          </w:p>
          <w:p w14:paraId="717A9EC0" w14:textId="77777777" w:rsidR="0075609A" w:rsidRDefault="00000000">
            <w:pPr>
              <w:spacing w:before="60" w:after="80"/>
            </w:pPr>
            <w:r>
              <w:rPr>
                <w:b/>
                <w:bCs/>
                <w:color w:val="111111"/>
              </w:rPr>
              <w:t>Cervical disc herniation can compress your spinal cord without warning.</w:t>
            </w:r>
          </w:p>
          <w:p w14:paraId="0829309A" w14:textId="77777777" w:rsidR="0075609A" w:rsidRDefault="00000000">
            <w:pPr>
              <w:spacing w:after="80"/>
            </w:pPr>
            <w:r>
              <w:rPr>
                <w:color w:val="333333"/>
                <w:sz w:val="20"/>
                <w:szCs w:val="20"/>
              </w:rPr>
              <w:t>Cervical myelopathy is a progressive condition. Weakness, balance problems, and coordination loss in the hands are signals that your spinal cord is under pressure. Early intervention protects long-term function. Do not wait.</w:t>
            </w:r>
          </w:p>
          <w:p w14:paraId="2F3A395F" w14:textId="77777777" w:rsidR="0075609A" w:rsidRDefault="00000000">
            <w:pPr>
              <w:spacing w:after="80"/>
            </w:pPr>
            <w:r>
              <w:rPr>
                <w:b/>
                <w:bCs/>
                <w:color w:val="1B3A6B"/>
                <w:sz w:val="19"/>
                <w:szCs w:val="19"/>
              </w:rPr>
              <w:t xml:space="preserve">CTA: Schedule a cervical evaluation at </w:t>
            </w:r>
            <w:proofErr w:type="spellStart"/>
            <w:proofErr w:type="gramStart"/>
            <w:r>
              <w:rPr>
                <w:b/>
                <w:bCs/>
                <w:color w:val="1B3A6B"/>
                <w:sz w:val="19"/>
                <w:szCs w:val="19"/>
              </w:rPr>
              <w:t>iss.health</w:t>
            </w:r>
            <w:proofErr w:type="spellEnd"/>
            <w:proofErr w:type="gramEnd"/>
          </w:p>
          <w:p w14:paraId="67B7B88B" w14:textId="77777777" w:rsidR="0075609A" w:rsidRDefault="00000000">
            <w:r>
              <w:rPr>
                <w:i/>
                <w:iCs/>
                <w:color w:val="777777"/>
                <w:sz w:val="17"/>
                <w:szCs w:val="17"/>
              </w:rPr>
              <w:t>#CervicalDisc #Myelopathy #CervicalSurgery #SpinalCordCompression #Neurosurgery</w:t>
            </w:r>
          </w:p>
        </w:tc>
      </w:tr>
    </w:tbl>
    <w:p w14:paraId="5160D5FB" w14:textId="77777777" w:rsidR="0075609A" w:rsidRDefault="0075609A">
      <w:pPr>
        <w:spacing w:after="180"/>
      </w:pPr>
    </w:p>
    <w:tbl>
      <w:tblPr>
        <w:tblW w:w="9360" w:type="dxa"/>
        <w:tblBorders>
          <w:top w:val="single" w:sz="6" w:space="0" w:color="1B3A6B"/>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717008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0AFDE178" w14:textId="77777777" w:rsidR="0075609A" w:rsidRDefault="00000000">
            <w:pPr>
              <w:spacing w:after="60"/>
            </w:pPr>
            <w:r>
              <w:rPr>
                <w:b/>
                <w:bCs/>
                <w:color w:val="1B3A6B"/>
                <w:sz w:val="18"/>
                <w:szCs w:val="18"/>
              </w:rPr>
              <w:t xml:space="preserve">POST </w:t>
            </w:r>
            <w:proofErr w:type="gramStart"/>
            <w:r>
              <w:rPr>
                <w:b/>
                <w:bCs/>
                <w:color w:val="1B3A6B"/>
                <w:sz w:val="18"/>
                <w:szCs w:val="18"/>
              </w:rPr>
              <w:t xml:space="preserve">10  </w:t>
            </w:r>
            <w:r>
              <w:rPr>
                <w:color w:val="888888"/>
                <w:sz w:val="18"/>
                <w:szCs w:val="18"/>
              </w:rPr>
              <w:t>[</w:t>
            </w:r>
            <w:proofErr w:type="gramEnd"/>
            <w:r>
              <w:rPr>
                <w:color w:val="888888"/>
                <w:sz w:val="18"/>
                <w:szCs w:val="18"/>
              </w:rPr>
              <w:t>Instagram]</w:t>
            </w:r>
          </w:p>
          <w:p w14:paraId="48BF5F8E" w14:textId="77777777" w:rsidR="0075609A" w:rsidRDefault="00000000">
            <w:pPr>
              <w:spacing w:before="60" w:after="80"/>
            </w:pPr>
            <w:r>
              <w:rPr>
                <w:b/>
                <w:bCs/>
                <w:color w:val="111111"/>
              </w:rPr>
              <w:t>95% patient satisfaction. Not a campaign line. A track record.</w:t>
            </w:r>
          </w:p>
          <w:p w14:paraId="70C1B5CE" w14:textId="77777777" w:rsidR="0075609A" w:rsidRDefault="00000000">
            <w:pPr>
              <w:spacing w:after="80"/>
            </w:pPr>
            <w:r>
              <w:rPr>
                <w:color w:val="333333"/>
                <w:sz w:val="20"/>
                <w:szCs w:val="20"/>
              </w:rPr>
              <w:t>Our numbers are straightforward. 95% satisfaction. 4,000 surgeries. 90% reduction in postoperative complications. 98% would recommend us. Reputation is built one patient at a time.</w:t>
            </w:r>
          </w:p>
          <w:p w14:paraId="52689D44" w14:textId="77777777" w:rsidR="0075609A" w:rsidRDefault="00000000">
            <w:pPr>
              <w:spacing w:after="80"/>
            </w:pPr>
            <w:r>
              <w:rPr>
                <w:b/>
                <w:bCs/>
                <w:color w:val="1B3A6B"/>
                <w:sz w:val="19"/>
                <w:szCs w:val="19"/>
              </w:rPr>
              <w:lastRenderedPageBreak/>
              <w:t xml:space="preserve">CTA: </w:t>
            </w:r>
            <w:proofErr w:type="spellStart"/>
            <w:proofErr w:type="gramStart"/>
            <w:r>
              <w:rPr>
                <w:b/>
                <w:bCs/>
                <w:color w:val="1B3A6B"/>
                <w:sz w:val="19"/>
                <w:szCs w:val="19"/>
              </w:rPr>
              <w:t>iss.health</w:t>
            </w:r>
            <w:proofErr w:type="spellEnd"/>
            <w:proofErr w:type="gramEnd"/>
          </w:p>
          <w:p w14:paraId="1266163E" w14:textId="77777777" w:rsidR="0075609A" w:rsidRDefault="00000000">
            <w:r>
              <w:rPr>
                <w:i/>
                <w:iCs/>
                <w:color w:val="777777"/>
                <w:sz w:val="17"/>
                <w:szCs w:val="17"/>
              </w:rPr>
              <w:t>#SpineSurgery #PatientCare #Neurosurgery #PatientOutcomes #BackPain</w:t>
            </w:r>
          </w:p>
        </w:tc>
      </w:tr>
    </w:tbl>
    <w:p w14:paraId="72036812" w14:textId="77777777" w:rsidR="0075609A" w:rsidRDefault="0075609A">
      <w:pPr>
        <w:spacing w:after="180"/>
      </w:pPr>
    </w:p>
    <w:tbl>
      <w:tblPr>
        <w:tblW w:w="9360" w:type="dxa"/>
        <w:tblBorders>
          <w:top w:val="single" w:sz="6" w:space="0" w:color="1B3A6B"/>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7D24C1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07BC7CB1" w14:textId="77777777" w:rsidR="0075609A" w:rsidRDefault="00000000">
            <w:pPr>
              <w:spacing w:after="60"/>
            </w:pPr>
            <w:r>
              <w:rPr>
                <w:b/>
                <w:bCs/>
                <w:color w:val="1B3A6B"/>
                <w:sz w:val="18"/>
                <w:szCs w:val="18"/>
              </w:rPr>
              <w:t xml:space="preserve">POST </w:t>
            </w:r>
            <w:proofErr w:type="gramStart"/>
            <w:r>
              <w:rPr>
                <w:b/>
                <w:bCs/>
                <w:color w:val="1B3A6B"/>
                <w:sz w:val="18"/>
                <w:szCs w:val="18"/>
              </w:rPr>
              <w:t xml:space="preserve">11  </w:t>
            </w:r>
            <w:r>
              <w:rPr>
                <w:color w:val="888888"/>
                <w:sz w:val="18"/>
                <w:szCs w:val="18"/>
              </w:rPr>
              <w:t>[</w:t>
            </w:r>
            <w:proofErr w:type="gramEnd"/>
            <w:r>
              <w:rPr>
                <w:color w:val="888888"/>
                <w:sz w:val="18"/>
                <w:szCs w:val="18"/>
              </w:rPr>
              <w:t>LinkedIn]</w:t>
            </w:r>
          </w:p>
          <w:p w14:paraId="65085968" w14:textId="77777777" w:rsidR="0075609A" w:rsidRDefault="00000000">
            <w:pPr>
              <w:spacing w:before="60" w:after="80"/>
            </w:pPr>
            <w:r>
              <w:rPr>
                <w:b/>
                <w:bCs/>
                <w:color w:val="111111"/>
              </w:rPr>
              <w:t>TLIF. ACDF. Lumbar fusion. Cervical disc replacement. We do all of it.</w:t>
            </w:r>
          </w:p>
          <w:p w14:paraId="0C5AD316" w14:textId="77777777" w:rsidR="0075609A" w:rsidRDefault="00000000">
            <w:pPr>
              <w:spacing w:after="80"/>
            </w:pPr>
            <w:r>
              <w:rPr>
                <w:color w:val="333333"/>
                <w:sz w:val="20"/>
                <w:szCs w:val="20"/>
              </w:rPr>
              <w:t>The Institute for Spine Surgery covers the full surgical spectrum for lumbar and cervical conditions. Our surgeons are innovators who hold medical device patents. You get a plan built around your anatomy, not a standard protocol.</w:t>
            </w:r>
          </w:p>
          <w:p w14:paraId="1360A07A" w14:textId="77777777" w:rsidR="0075609A" w:rsidRDefault="00000000">
            <w:pPr>
              <w:spacing w:after="80"/>
            </w:pPr>
            <w:r>
              <w:rPr>
                <w:b/>
                <w:bCs/>
                <w:color w:val="1B3A6B"/>
                <w:sz w:val="19"/>
                <w:szCs w:val="19"/>
              </w:rPr>
              <w:t xml:space="preserve">CTA: Review surgical options at </w:t>
            </w:r>
            <w:proofErr w:type="spellStart"/>
            <w:proofErr w:type="gramStart"/>
            <w:r>
              <w:rPr>
                <w:b/>
                <w:bCs/>
                <w:color w:val="1B3A6B"/>
                <w:sz w:val="19"/>
                <w:szCs w:val="19"/>
              </w:rPr>
              <w:t>iss.health</w:t>
            </w:r>
            <w:proofErr w:type="spellEnd"/>
            <w:proofErr w:type="gramEnd"/>
          </w:p>
          <w:p w14:paraId="7CF9259C" w14:textId="77777777" w:rsidR="0075609A" w:rsidRDefault="00000000">
            <w:r>
              <w:rPr>
                <w:i/>
                <w:iCs/>
                <w:color w:val="777777"/>
                <w:sz w:val="17"/>
                <w:szCs w:val="17"/>
              </w:rPr>
              <w:t>#TLIF #SpinalFusion #CervicalSurgery #Neurosurgery #SpineSpecialist</w:t>
            </w:r>
          </w:p>
        </w:tc>
      </w:tr>
    </w:tbl>
    <w:p w14:paraId="062D2BCD" w14:textId="77777777" w:rsidR="0075609A" w:rsidRDefault="0075609A">
      <w:pPr>
        <w:spacing w:after="180"/>
      </w:pPr>
    </w:p>
    <w:tbl>
      <w:tblPr>
        <w:tblW w:w="9360" w:type="dxa"/>
        <w:tblBorders>
          <w:top w:val="single" w:sz="6" w:space="0" w:color="1B3A6B"/>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440000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0DF61119" w14:textId="77777777" w:rsidR="0075609A" w:rsidRDefault="00000000">
            <w:pPr>
              <w:spacing w:after="60"/>
            </w:pPr>
            <w:r>
              <w:rPr>
                <w:b/>
                <w:bCs/>
                <w:color w:val="1B3A6B"/>
                <w:sz w:val="18"/>
                <w:szCs w:val="18"/>
              </w:rPr>
              <w:t xml:space="preserve">POST </w:t>
            </w:r>
            <w:proofErr w:type="gramStart"/>
            <w:r>
              <w:rPr>
                <w:b/>
                <w:bCs/>
                <w:color w:val="1B3A6B"/>
                <w:sz w:val="18"/>
                <w:szCs w:val="18"/>
              </w:rPr>
              <w:t xml:space="preserve">12  </w:t>
            </w:r>
            <w:r>
              <w:rPr>
                <w:color w:val="888888"/>
                <w:sz w:val="18"/>
                <w:szCs w:val="18"/>
              </w:rPr>
              <w:t>[</w:t>
            </w:r>
            <w:proofErr w:type="gramEnd"/>
            <w:r>
              <w:rPr>
                <w:color w:val="888888"/>
                <w:sz w:val="18"/>
                <w:szCs w:val="18"/>
              </w:rPr>
              <w:t>X / Twitter]</w:t>
            </w:r>
          </w:p>
          <w:p w14:paraId="33FA9358" w14:textId="77777777" w:rsidR="0075609A" w:rsidRDefault="00000000">
            <w:pPr>
              <w:spacing w:before="60" w:after="80"/>
            </w:pPr>
            <w:r>
              <w:rPr>
                <w:b/>
                <w:bCs/>
                <w:color w:val="111111"/>
              </w:rPr>
              <w:t>Back and neck fractured in an accident. Misdiagnosed elsewhere. Dr. Abrahams found the right surgery and followed up afterward. That is what real spine care looks like.</w:t>
            </w:r>
          </w:p>
          <w:p w14:paraId="2EF377B4" w14:textId="77777777" w:rsidR="0075609A" w:rsidRDefault="00000000">
            <w:pPr>
              <w:spacing w:after="80"/>
            </w:pPr>
            <w:r>
              <w:rPr>
                <w:b/>
                <w:bCs/>
                <w:color w:val="1B3A6B"/>
                <w:sz w:val="19"/>
                <w:szCs w:val="19"/>
              </w:rPr>
              <w:t xml:space="preserve">CTA: </w:t>
            </w:r>
            <w:proofErr w:type="spellStart"/>
            <w:proofErr w:type="gramStart"/>
            <w:r>
              <w:rPr>
                <w:b/>
                <w:bCs/>
                <w:color w:val="1B3A6B"/>
                <w:sz w:val="19"/>
                <w:szCs w:val="19"/>
              </w:rPr>
              <w:t>iss.health</w:t>
            </w:r>
            <w:proofErr w:type="spellEnd"/>
            <w:proofErr w:type="gramEnd"/>
          </w:p>
          <w:p w14:paraId="4D43FAF9" w14:textId="77777777" w:rsidR="0075609A" w:rsidRDefault="00000000">
            <w:r>
              <w:rPr>
                <w:i/>
                <w:iCs/>
                <w:color w:val="777777"/>
                <w:sz w:val="17"/>
                <w:szCs w:val="17"/>
              </w:rPr>
              <w:t>#SpineSurgery #BackPain #Neurosurgery #PatientCare</w:t>
            </w:r>
          </w:p>
        </w:tc>
      </w:tr>
    </w:tbl>
    <w:p w14:paraId="4F19FA4C" w14:textId="77777777" w:rsidR="0075609A" w:rsidRDefault="0075609A">
      <w:pPr>
        <w:spacing w:after="180"/>
      </w:pPr>
    </w:p>
    <w:tbl>
      <w:tblPr>
        <w:tblW w:w="9360" w:type="dxa"/>
        <w:tblBorders>
          <w:top w:val="single" w:sz="6" w:space="0" w:color="1B3A6B"/>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1419CD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32A416A5" w14:textId="77777777" w:rsidR="0075609A" w:rsidRDefault="00000000">
            <w:pPr>
              <w:spacing w:after="60"/>
            </w:pPr>
            <w:r>
              <w:rPr>
                <w:b/>
                <w:bCs/>
                <w:color w:val="1B3A6B"/>
                <w:sz w:val="18"/>
                <w:szCs w:val="18"/>
              </w:rPr>
              <w:t xml:space="preserve">POST </w:t>
            </w:r>
            <w:proofErr w:type="gramStart"/>
            <w:r>
              <w:rPr>
                <w:b/>
                <w:bCs/>
                <w:color w:val="1B3A6B"/>
                <w:sz w:val="18"/>
                <w:szCs w:val="18"/>
              </w:rPr>
              <w:t xml:space="preserve">13  </w:t>
            </w:r>
            <w:r>
              <w:rPr>
                <w:color w:val="888888"/>
                <w:sz w:val="18"/>
                <w:szCs w:val="18"/>
              </w:rPr>
              <w:t>[</w:t>
            </w:r>
            <w:proofErr w:type="gramEnd"/>
            <w:r>
              <w:rPr>
                <w:color w:val="888888"/>
                <w:sz w:val="18"/>
                <w:szCs w:val="18"/>
              </w:rPr>
              <w:t>Facebook]</w:t>
            </w:r>
          </w:p>
          <w:p w14:paraId="5C057408" w14:textId="77777777" w:rsidR="0075609A" w:rsidRDefault="00000000">
            <w:pPr>
              <w:spacing w:before="60" w:after="80"/>
            </w:pPr>
            <w:r>
              <w:rPr>
                <w:b/>
                <w:bCs/>
                <w:color w:val="111111"/>
              </w:rPr>
              <w:t>Spondylolisthesis means a vertebra has shifted out of position.</w:t>
            </w:r>
          </w:p>
          <w:p w14:paraId="58414AAB" w14:textId="77777777" w:rsidR="0075609A" w:rsidRDefault="00000000">
            <w:pPr>
              <w:spacing w:after="80"/>
            </w:pPr>
            <w:r>
              <w:rPr>
                <w:color w:val="333333"/>
                <w:sz w:val="20"/>
                <w:szCs w:val="20"/>
              </w:rPr>
              <w:t>It causes low back pain, leg pain, and instability that gets worse over time. Our team uses minimally invasive fusion techniques to stabilize the spine and eliminate the nerve pressure driving your pain. An accurate diagnosis comes first.</w:t>
            </w:r>
          </w:p>
          <w:p w14:paraId="5BDA744F" w14:textId="77777777" w:rsidR="0075609A" w:rsidRDefault="00000000">
            <w:pPr>
              <w:spacing w:after="80"/>
            </w:pPr>
            <w:r>
              <w:rPr>
                <w:b/>
                <w:bCs/>
                <w:color w:val="1B3A6B"/>
                <w:sz w:val="19"/>
                <w:szCs w:val="19"/>
              </w:rPr>
              <w:t xml:space="preserve">CTA: Book an evaluation at </w:t>
            </w:r>
            <w:proofErr w:type="spellStart"/>
            <w:proofErr w:type="gramStart"/>
            <w:r>
              <w:rPr>
                <w:b/>
                <w:bCs/>
                <w:color w:val="1B3A6B"/>
                <w:sz w:val="19"/>
                <w:szCs w:val="19"/>
              </w:rPr>
              <w:t>iss.health</w:t>
            </w:r>
            <w:proofErr w:type="spellEnd"/>
            <w:proofErr w:type="gramEnd"/>
          </w:p>
          <w:p w14:paraId="66ACF402" w14:textId="77777777" w:rsidR="0075609A" w:rsidRDefault="00000000">
            <w:r>
              <w:rPr>
                <w:i/>
                <w:iCs/>
                <w:color w:val="777777"/>
                <w:sz w:val="17"/>
                <w:szCs w:val="17"/>
              </w:rPr>
              <w:t>#Spondylolisthesis #LumbarFusion #BackPain #SpineInstability #SpineSurgery</w:t>
            </w:r>
          </w:p>
        </w:tc>
      </w:tr>
    </w:tbl>
    <w:p w14:paraId="3CED094E" w14:textId="77777777" w:rsidR="0075609A" w:rsidRDefault="0075609A">
      <w:pPr>
        <w:spacing w:after="180"/>
      </w:pPr>
    </w:p>
    <w:tbl>
      <w:tblPr>
        <w:tblW w:w="9360" w:type="dxa"/>
        <w:tblBorders>
          <w:top w:val="single" w:sz="6" w:space="0" w:color="1B3A6B"/>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69C0329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6C8AC774" w14:textId="77777777" w:rsidR="0075609A" w:rsidRDefault="00000000">
            <w:pPr>
              <w:spacing w:after="60"/>
            </w:pPr>
            <w:r>
              <w:rPr>
                <w:b/>
                <w:bCs/>
                <w:color w:val="1B3A6B"/>
                <w:sz w:val="18"/>
                <w:szCs w:val="18"/>
              </w:rPr>
              <w:t xml:space="preserve">POST </w:t>
            </w:r>
            <w:proofErr w:type="gramStart"/>
            <w:r>
              <w:rPr>
                <w:b/>
                <w:bCs/>
                <w:color w:val="1B3A6B"/>
                <w:sz w:val="18"/>
                <w:szCs w:val="18"/>
              </w:rPr>
              <w:t xml:space="preserve">14  </w:t>
            </w:r>
            <w:r>
              <w:rPr>
                <w:color w:val="888888"/>
                <w:sz w:val="18"/>
                <w:szCs w:val="18"/>
              </w:rPr>
              <w:t>[</w:t>
            </w:r>
            <w:proofErr w:type="gramEnd"/>
            <w:r>
              <w:rPr>
                <w:color w:val="888888"/>
                <w:sz w:val="18"/>
                <w:szCs w:val="18"/>
              </w:rPr>
              <w:t>Instagram]</w:t>
            </w:r>
          </w:p>
          <w:p w14:paraId="2312B058" w14:textId="77777777" w:rsidR="0075609A" w:rsidRDefault="00000000">
            <w:pPr>
              <w:spacing w:before="60" w:after="80"/>
            </w:pPr>
            <w:r>
              <w:rPr>
                <w:b/>
                <w:bCs/>
                <w:color w:val="111111"/>
              </w:rPr>
              <w:t>Acupuncture is real medicine when it is the right diagnosis.</w:t>
            </w:r>
          </w:p>
          <w:p w14:paraId="1F03D58B" w14:textId="77777777" w:rsidR="0075609A" w:rsidRDefault="00000000">
            <w:pPr>
              <w:spacing w:after="80"/>
            </w:pPr>
            <w:r>
              <w:rPr>
                <w:color w:val="333333"/>
                <w:sz w:val="20"/>
                <w:szCs w:val="20"/>
              </w:rPr>
              <w:t>For persistent neck pain without nerve compression, acupuncture directly addresses the muscle spasm cycle that keeps symptoms active. We recommend it when it is the right tool. Honest spine care means not overselling surgery.</w:t>
            </w:r>
          </w:p>
          <w:p w14:paraId="71240A76" w14:textId="77777777" w:rsidR="0075609A" w:rsidRDefault="00000000">
            <w:pPr>
              <w:spacing w:after="80"/>
            </w:pPr>
            <w:r>
              <w:rPr>
                <w:b/>
                <w:bCs/>
                <w:color w:val="1B3A6B"/>
                <w:sz w:val="19"/>
                <w:szCs w:val="19"/>
              </w:rPr>
              <w:t xml:space="preserve">CTA: Explore treatment options at </w:t>
            </w:r>
            <w:proofErr w:type="spellStart"/>
            <w:proofErr w:type="gramStart"/>
            <w:r>
              <w:rPr>
                <w:b/>
                <w:bCs/>
                <w:color w:val="1B3A6B"/>
                <w:sz w:val="19"/>
                <w:szCs w:val="19"/>
              </w:rPr>
              <w:t>iss.health</w:t>
            </w:r>
            <w:proofErr w:type="spellEnd"/>
            <w:proofErr w:type="gramEnd"/>
          </w:p>
          <w:p w14:paraId="0EB25053" w14:textId="77777777" w:rsidR="0075609A" w:rsidRDefault="00000000">
            <w:r>
              <w:rPr>
                <w:i/>
                <w:iCs/>
                <w:color w:val="777777"/>
                <w:sz w:val="17"/>
                <w:szCs w:val="17"/>
              </w:rPr>
              <w:t>#Acupuncture #NeckPain #CervicalSpine #HolisticCare #SpineCare</w:t>
            </w:r>
          </w:p>
        </w:tc>
      </w:tr>
    </w:tbl>
    <w:p w14:paraId="0D613AF9" w14:textId="77777777" w:rsidR="0075609A" w:rsidRDefault="0075609A">
      <w:pPr>
        <w:spacing w:after="180"/>
      </w:pPr>
    </w:p>
    <w:tbl>
      <w:tblPr>
        <w:tblW w:w="9360" w:type="dxa"/>
        <w:tblBorders>
          <w:top w:val="single" w:sz="6" w:space="0" w:color="1B3A6B"/>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438E0D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662028D0" w14:textId="77777777" w:rsidR="0075609A" w:rsidRDefault="00000000">
            <w:pPr>
              <w:spacing w:after="60"/>
            </w:pPr>
            <w:r>
              <w:rPr>
                <w:b/>
                <w:bCs/>
                <w:color w:val="1B3A6B"/>
                <w:sz w:val="18"/>
                <w:szCs w:val="18"/>
              </w:rPr>
              <w:t xml:space="preserve">POST </w:t>
            </w:r>
            <w:proofErr w:type="gramStart"/>
            <w:r>
              <w:rPr>
                <w:b/>
                <w:bCs/>
                <w:color w:val="1B3A6B"/>
                <w:sz w:val="18"/>
                <w:szCs w:val="18"/>
              </w:rPr>
              <w:t xml:space="preserve">15  </w:t>
            </w:r>
            <w:r>
              <w:rPr>
                <w:color w:val="888888"/>
                <w:sz w:val="18"/>
                <w:szCs w:val="18"/>
              </w:rPr>
              <w:t>[</w:t>
            </w:r>
            <w:proofErr w:type="gramEnd"/>
            <w:r>
              <w:rPr>
                <w:color w:val="888888"/>
                <w:sz w:val="18"/>
                <w:szCs w:val="18"/>
              </w:rPr>
              <w:t>LinkedIn]</w:t>
            </w:r>
          </w:p>
          <w:p w14:paraId="7ACAA2E7" w14:textId="77777777" w:rsidR="0075609A" w:rsidRDefault="00000000">
            <w:pPr>
              <w:spacing w:before="60" w:after="80"/>
            </w:pPr>
            <w:r>
              <w:rPr>
                <w:b/>
                <w:bCs/>
                <w:color w:val="111111"/>
              </w:rPr>
              <w:t>When a malignant brain tumor requires emergency surgery, who do you trust?</w:t>
            </w:r>
          </w:p>
          <w:p w14:paraId="4AD874F9" w14:textId="77777777" w:rsidR="0075609A" w:rsidRDefault="00000000">
            <w:pPr>
              <w:spacing w:after="80"/>
            </w:pPr>
            <w:r>
              <w:rPr>
                <w:color w:val="333333"/>
                <w:sz w:val="20"/>
                <w:szCs w:val="20"/>
              </w:rPr>
              <w:t>One family trusted Dr. Abrahams with a complicated metastatic brain tumor removal. Another trusted him after years of failed diagnoses. Reputation is built in operating rooms. Our record stands on its own.</w:t>
            </w:r>
          </w:p>
          <w:p w14:paraId="6D0C5470" w14:textId="77777777" w:rsidR="0075609A" w:rsidRDefault="00000000">
            <w:pPr>
              <w:spacing w:after="80"/>
            </w:pPr>
            <w:r>
              <w:rPr>
                <w:b/>
                <w:bCs/>
                <w:color w:val="1B3A6B"/>
                <w:sz w:val="19"/>
                <w:szCs w:val="19"/>
              </w:rPr>
              <w:t xml:space="preserve">CTA: Meet our surgeons at </w:t>
            </w:r>
            <w:proofErr w:type="spellStart"/>
            <w:proofErr w:type="gramStart"/>
            <w:r>
              <w:rPr>
                <w:b/>
                <w:bCs/>
                <w:color w:val="1B3A6B"/>
                <w:sz w:val="19"/>
                <w:szCs w:val="19"/>
              </w:rPr>
              <w:t>iss.health</w:t>
            </w:r>
            <w:proofErr w:type="spellEnd"/>
            <w:proofErr w:type="gramEnd"/>
          </w:p>
          <w:p w14:paraId="0D1040AE" w14:textId="77777777" w:rsidR="0075609A" w:rsidRDefault="00000000">
            <w:r>
              <w:rPr>
                <w:i/>
                <w:iCs/>
                <w:color w:val="777777"/>
                <w:sz w:val="17"/>
                <w:szCs w:val="17"/>
              </w:rPr>
              <w:lastRenderedPageBreak/>
              <w:t>#BrainSurgery #Neurosurgery #BrainTumor #SpineSurgery #NeurosurgeonNYC</w:t>
            </w:r>
          </w:p>
        </w:tc>
      </w:tr>
    </w:tbl>
    <w:p w14:paraId="3BABD3B6" w14:textId="77777777" w:rsidR="0075609A" w:rsidRDefault="0075609A">
      <w:pPr>
        <w:spacing w:after="180"/>
      </w:pPr>
    </w:p>
    <w:tbl>
      <w:tblPr>
        <w:tblW w:w="9360" w:type="dxa"/>
        <w:tblBorders>
          <w:top w:val="single" w:sz="6" w:space="0" w:color="1B3A6B"/>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3A4EEE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49E5CB01" w14:textId="77777777" w:rsidR="0075609A" w:rsidRDefault="00000000">
            <w:pPr>
              <w:spacing w:after="60"/>
            </w:pPr>
            <w:r>
              <w:rPr>
                <w:b/>
                <w:bCs/>
                <w:color w:val="1B3A6B"/>
                <w:sz w:val="18"/>
                <w:szCs w:val="18"/>
              </w:rPr>
              <w:t xml:space="preserve">POST </w:t>
            </w:r>
            <w:proofErr w:type="gramStart"/>
            <w:r>
              <w:rPr>
                <w:b/>
                <w:bCs/>
                <w:color w:val="1B3A6B"/>
                <w:sz w:val="18"/>
                <w:szCs w:val="18"/>
              </w:rPr>
              <w:t xml:space="preserve">16  </w:t>
            </w:r>
            <w:r>
              <w:rPr>
                <w:color w:val="888888"/>
                <w:sz w:val="18"/>
                <w:szCs w:val="18"/>
              </w:rPr>
              <w:t>[</w:t>
            </w:r>
            <w:proofErr w:type="gramEnd"/>
            <w:r>
              <w:rPr>
                <w:color w:val="888888"/>
                <w:sz w:val="18"/>
                <w:szCs w:val="18"/>
              </w:rPr>
              <w:t>Facebook]</w:t>
            </w:r>
          </w:p>
          <w:p w14:paraId="0FA9AFB2" w14:textId="77777777" w:rsidR="0075609A" w:rsidRDefault="00000000">
            <w:pPr>
              <w:spacing w:before="60" w:after="80"/>
            </w:pPr>
            <w:r>
              <w:rPr>
                <w:b/>
                <w:bCs/>
                <w:color w:val="111111"/>
              </w:rPr>
              <w:t>Lumbar radiculopathy is nerve root pain traveling down your leg.</w:t>
            </w:r>
          </w:p>
          <w:p w14:paraId="7BC5FA54" w14:textId="77777777" w:rsidR="0075609A" w:rsidRDefault="00000000">
            <w:pPr>
              <w:spacing w:after="80"/>
            </w:pPr>
            <w:r>
              <w:rPr>
                <w:color w:val="333333"/>
                <w:sz w:val="20"/>
                <w:szCs w:val="20"/>
              </w:rPr>
              <w:t>Most people call it sciatica. The source is in your spine. An MRI identifies the disc or bone spur causing the problem. We match the treatment to the anatomy. Nerve blocks, physical therapy, surgery when warranted. All under one roof.</w:t>
            </w:r>
          </w:p>
          <w:p w14:paraId="75217155" w14:textId="77777777" w:rsidR="0075609A" w:rsidRDefault="00000000">
            <w:pPr>
              <w:spacing w:after="80"/>
            </w:pPr>
            <w:r>
              <w:rPr>
                <w:b/>
                <w:bCs/>
                <w:color w:val="1B3A6B"/>
                <w:sz w:val="19"/>
                <w:szCs w:val="19"/>
              </w:rPr>
              <w:t xml:space="preserve">CTA: Schedule at </w:t>
            </w:r>
            <w:proofErr w:type="spellStart"/>
            <w:proofErr w:type="gramStart"/>
            <w:r>
              <w:rPr>
                <w:b/>
                <w:bCs/>
                <w:color w:val="1B3A6B"/>
                <w:sz w:val="19"/>
                <w:szCs w:val="19"/>
              </w:rPr>
              <w:t>iss.health</w:t>
            </w:r>
            <w:proofErr w:type="spellEnd"/>
            <w:proofErr w:type="gramEnd"/>
            <w:r>
              <w:rPr>
                <w:b/>
                <w:bCs/>
                <w:color w:val="1B3A6B"/>
                <w:sz w:val="19"/>
                <w:szCs w:val="19"/>
              </w:rPr>
              <w:t xml:space="preserve"> or call 914-948-3008</w:t>
            </w:r>
          </w:p>
          <w:p w14:paraId="1F05BDCC" w14:textId="77777777" w:rsidR="0075609A" w:rsidRDefault="00000000">
            <w:r>
              <w:rPr>
                <w:i/>
                <w:iCs/>
                <w:color w:val="777777"/>
                <w:sz w:val="17"/>
                <w:szCs w:val="17"/>
              </w:rPr>
              <w:t>#Sciatica #LumbarRadiculopathy #LegPain #SpineCare #BackPainRelief</w:t>
            </w:r>
          </w:p>
        </w:tc>
      </w:tr>
    </w:tbl>
    <w:p w14:paraId="0123C22B" w14:textId="77777777" w:rsidR="0075609A" w:rsidRDefault="0075609A">
      <w:pPr>
        <w:spacing w:after="180"/>
      </w:pPr>
    </w:p>
    <w:tbl>
      <w:tblPr>
        <w:tblW w:w="9360" w:type="dxa"/>
        <w:tblBorders>
          <w:top w:val="single" w:sz="6" w:space="0" w:color="1B3A6B"/>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47A5F8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53DC9EA5" w14:textId="77777777" w:rsidR="0075609A" w:rsidRDefault="00000000">
            <w:pPr>
              <w:spacing w:after="60"/>
            </w:pPr>
            <w:r>
              <w:rPr>
                <w:b/>
                <w:bCs/>
                <w:color w:val="1B3A6B"/>
                <w:sz w:val="18"/>
                <w:szCs w:val="18"/>
              </w:rPr>
              <w:t xml:space="preserve">POST </w:t>
            </w:r>
            <w:proofErr w:type="gramStart"/>
            <w:r>
              <w:rPr>
                <w:b/>
                <w:bCs/>
                <w:color w:val="1B3A6B"/>
                <w:sz w:val="18"/>
                <w:szCs w:val="18"/>
              </w:rPr>
              <w:t xml:space="preserve">17  </w:t>
            </w:r>
            <w:r>
              <w:rPr>
                <w:color w:val="888888"/>
                <w:sz w:val="18"/>
                <w:szCs w:val="18"/>
              </w:rPr>
              <w:t>[</w:t>
            </w:r>
            <w:proofErr w:type="gramEnd"/>
            <w:r>
              <w:rPr>
                <w:color w:val="888888"/>
                <w:sz w:val="18"/>
                <w:szCs w:val="18"/>
              </w:rPr>
              <w:t>Instagram]</w:t>
            </w:r>
          </w:p>
          <w:p w14:paraId="51BF1488" w14:textId="77777777" w:rsidR="0075609A" w:rsidRDefault="00000000">
            <w:pPr>
              <w:spacing w:before="60" w:after="80"/>
            </w:pPr>
            <w:r>
              <w:rPr>
                <w:b/>
                <w:bCs/>
                <w:color w:val="111111"/>
              </w:rPr>
              <w:t>Minimally invasive spine surgery changed the math on recovery.</w:t>
            </w:r>
          </w:p>
          <w:p w14:paraId="2A837CA0" w14:textId="77777777" w:rsidR="0075609A" w:rsidRDefault="00000000">
            <w:pPr>
              <w:spacing w:after="80"/>
            </w:pPr>
            <w:r>
              <w:rPr>
                <w:color w:val="333333"/>
                <w:sz w:val="20"/>
                <w:szCs w:val="20"/>
              </w:rPr>
              <w:t>Smaller incisions. Less blood loss. Faster return to activity. Our techniques protect surrounding tissue while resolving the structural problem causing your pain.</w:t>
            </w:r>
          </w:p>
          <w:p w14:paraId="1150CA17" w14:textId="77777777" w:rsidR="0075609A" w:rsidRDefault="00000000">
            <w:pPr>
              <w:spacing w:after="80"/>
            </w:pPr>
            <w:r>
              <w:rPr>
                <w:b/>
                <w:bCs/>
                <w:color w:val="1B3A6B"/>
                <w:sz w:val="19"/>
                <w:szCs w:val="19"/>
              </w:rPr>
              <w:t xml:space="preserve">CTA: </w:t>
            </w:r>
            <w:proofErr w:type="spellStart"/>
            <w:proofErr w:type="gramStart"/>
            <w:r>
              <w:rPr>
                <w:b/>
                <w:bCs/>
                <w:color w:val="1B3A6B"/>
                <w:sz w:val="19"/>
                <w:szCs w:val="19"/>
              </w:rPr>
              <w:t>iss.health</w:t>
            </w:r>
            <w:proofErr w:type="spellEnd"/>
            <w:proofErr w:type="gramEnd"/>
          </w:p>
          <w:p w14:paraId="63657E2A" w14:textId="77777777" w:rsidR="0075609A" w:rsidRDefault="00000000">
            <w:r>
              <w:rPr>
                <w:i/>
                <w:iCs/>
                <w:color w:val="777777"/>
                <w:sz w:val="17"/>
                <w:szCs w:val="17"/>
              </w:rPr>
              <w:t>#MinimallyInvasive #SpineSurgery #FastRecovery #BackSurgery #SpinalFusion</w:t>
            </w:r>
          </w:p>
        </w:tc>
      </w:tr>
    </w:tbl>
    <w:p w14:paraId="45441837" w14:textId="77777777" w:rsidR="0075609A" w:rsidRDefault="0075609A">
      <w:pPr>
        <w:spacing w:after="180"/>
      </w:pPr>
    </w:p>
    <w:tbl>
      <w:tblPr>
        <w:tblW w:w="9360" w:type="dxa"/>
        <w:tblBorders>
          <w:top w:val="single" w:sz="6" w:space="0" w:color="1B3A6B"/>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58BE1D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6061E09A" w14:textId="77777777" w:rsidR="0075609A" w:rsidRDefault="00000000">
            <w:pPr>
              <w:spacing w:after="60"/>
            </w:pPr>
            <w:r>
              <w:rPr>
                <w:b/>
                <w:bCs/>
                <w:color w:val="1B3A6B"/>
                <w:sz w:val="18"/>
                <w:szCs w:val="18"/>
              </w:rPr>
              <w:t xml:space="preserve">POST </w:t>
            </w:r>
            <w:proofErr w:type="gramStart"/>
            <w:r>
              <w:rPr>
                <w:b/>
                <w:bCs/>
                <w:color w:val="1B3A6B"/>
                <w:sz w:val="18"/>
                <w:szCs w:val="18"/>
              </w:rPr>
              <w:t xml:space="preserve">18  </w:t>
            </w:r>
            <w:r>
              <w:rPr>
                <w:color w:val="888888"/>
                <w:sz w:val="18"/>
                <w:szCs w:val="18"/>
              </w:rPr>
              <w:t>[</w:t>
            </w:r>
            <w:proofErr w:type="gramEnd"/>
            <w:r>
              <w:rPr>
                <w:color w:val="888888"/>
                <w:sz w:val="18"/>
                <w:szCs w:val="18"/>
              </w:rPr>
              <w:t>LinkedIn]</w:t>
            </w:r>
          </w:p>
          <w:p w14:paraId="25F25FFE" w14:textId="77777777" w:rsidR="0075609A" w:rsidRDefault="00000000">
            <w:pPr>
              <w:spacing w:before="60" w:after="80"/>
            </w:pPr>
            <w:r>
              <w:rPr>
                <w:b/>
                <w:bCs/>
                <w:color w:val="111111"/>
              </w:rPr>
              <w:t>You had a fracture. You had a failed surgery elsewhere. You came to us.</w:t>
            </w:r>
          </w:p>
          <w:p w14:paraId="5E596A43" w14:textId="77777777" w:rsidR="0075609A" w:rsidRDefault="00000000">
            <w:pPr>
              <w:spacing w:after="80"/>
            </w:pPr>
            <w:r>
              <w:rPr>
                <w:color w:val="333333"/>
                <w:sz w:val="20"/>
                <w:szCs w:val="20"/>
              </w:rPr>
              <w:t>We see it every week. Patients who had surgery and still have pain. Patients denied the care they needed. The Institute for Spine Surgery takes hard cases and provides second opinions other practices avoid.</w:t>
            </w:r>
          </w:p>
          <w:p w14:paraId="274E8820" w14:textId="77777777" w:rsidR="0075609A" w:rsidRDefault="00000000">
            <w:pPr>
              <w:spacing w:after="80"/>
            </w:pPr>
            <w:r>
              <w:rPr>
                <w:b/>
                <w:bCs/>
                <w:color w:val="1B3A6B"/>
                <w:sz w:val="19"/>
                <w:szCs w:val="19"/>
              </w:rPr>
              <w:t xml:space="preserve">CTA: Request a second opinion at </w:t>
            </w:r>
            <w:proofErr w:type="spellStart"/>
            <w:proofErr w:type="gramStart"/>
            <w:r>
              <w:rPr>
                <w:b/>
                <w:bCs/>
                <w:color w:val="1B3A6B"/>
                <w:sz w:val="19"/>
                <w:szCs w:val="19"/>
              </w:rPr>
              <w:t>iss.health</w:t>
            </w:r>
            <w:proofErr w:type="spellEnd"/>
            <w:proofErr w:type="gramEnd"/>
          </w:p>
          <w:p w14:paraId="0AC8E9CD" w14:textId="77777777" w:rsidR="0075609A" w:rsidRDefault="00000000">
            <w:r>
              <w:rPr>
                <w:i/>
                <w:iCs/>
                <w:color w:val="777777"/>
                <w:sz w:val="17"/>
                <w:szCs w:val="17"/>
              </w:rPr>
              <w:t>#SecondOpinion #SpineSurgery #FailedBackSurgery #Neurosurgery #BackPain</w:t>
            </w:r>
          </w:p>
        </w:tc>
      </w:tr>
    </w:tbl>
    <w:p w14:paraId="107D165B" w14:textId="77777777" w:rsidR="0075609A" w:rsidRDefault="0075609A">
      <w:pPr>
        <w:spacing w:after="180"/>
      </w:pPr>
    </w:p>
    <w:tbl>
      <w:tblPr>
        <w:tblW w:w="9360" w:type="dxa"/>
        <w:tblBorders>
          <w:top w:val="single" w:sz="6" w:space="0" w:color="1B3A6B"/>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247C5C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29CF5669" w14:textId="77777777" w:rsidR="0075609A" w:rsidRDefault="00000000">
            <w:pPr>
              <w:spacing w:after="60"/>
            </w:pPr>
            <w:r>
              <w:rPr>
                <w:b/>
                <w:bCs/>
                <w:color w:val="1B3A6B"/>
                <w:sz w:val="18"/>
                <w:szCs w:val="18"/>
              </w:rPr>
              <w:t xml:space="preserve">POST </w:t>
            </w:r>
            <w:proofErr w:type="gramStart"/>
            <w:r>
              <w:rPr>
                <w:b/>
                <w:bCs/>
                <w:color w:val="1B3A6B"/>
                <w:sz w:val="18"/>
                <w:szCs w:val="18"/>
              </w:rPr>
              <w:t xml:space="preserve">19  </w:t>
            </w:r>
            <w:r>
              <w:rPr>
                <w:color w:val="888888"/>
                <w:sz w:val="18"/>
                <w:szCs w:val="18"/>
              </w:rPr>
              <w:t>[</w:t>
            </w:r>
            <w:proofErr w:type="gramEnd"/>
            <w:r>
              <w:rPr>
                <w:color w:val="888888"/>
                <w:sz w:val="18"/>
                <w:szCs w:val="18"/>
              </w:rPr>
              <w:t>Instagram]</w:t>
            </w:r>
          </w:p>
          <w:p w14:paraId="1232BA36" w14:textId="77777777" w:rsidR="0075609A" w:rsidRDefault="00000000">
            <w:pPr>
              <w:spacing w:before="60" w:after="80"/>
            </w:pPr>
            <w:r>
              <w:rPr>
                <w:b/>
                <w:bCs/>
                <w:color w:val="111111"/>
              </w:rPr>
              <w:t>Numbness or weakness in your arms or legs changes the urgency of spine care.</w:t>
            </w:r>
          </w:p>
          <w:p w14:paraId="3F1E68B5" w14:textId="77777777" w:rsidR="0075609A" w:rsidRDefault="00000000">
            <w:pPr>
              <w:spacing w:after="80"/>
            </w:pPr>
            <w:r>
              <w:rPr>
                <w:color w:val="333333"/>
                <w:sz w:val="20"/>
                <w:szCs w:val="20"/>
              </w:rPr>
              <w:t>This is no longer a wait-and-see situation. Numbness, weakness, or coordination problems alongside spine pain warrant an MRI now. Do not let nerve compression progress while waiting on a referral.</w:t>
            </w:r>
          </w:p>
          <w:p w14:paraId="0CA3BF59" w14:textId="77777777" w:rsidR="0075609A" w:rsidRDefault="00000000">
            <w:pPr>
              <w:spacing w:after="80"/>
            </w:pPr>
            <w:r>
              <w:rPr>
                <w:b/>
                <w:bCs/>
                <w:color w:val="1B3A6B"/>
                <w:sz w:val="19"/>
                <w:szCs w:val="19"/>
              </w:rPr>
              <w:t xml:space="preserve">CTA: Appointments at </w:t>
            </w:r>
            <w:proofErr w:type="spellStart"/>
            <w:proofErr w:type="gramStart"/>
            <w:r>
              <w:rPr>
                <w:b/>
                <w:bCs/>
                <w:color w:val="1B3A6B"/>
                <w:sz w:val="19"/>
                <w:szCs w:val="19"/>
              </w:rPr>
              <w:t>iss.health</w:t>
            </w:r>
            <w:proofErr w:type="spellEnd"/>
            <w:proofErr w:type="gramEnd"/>
          </w:p>
          <w:p w14:paraId="00F079C6" w14:textId="77777777" w:rsidR="0075609A" w:rsidRDefault="00000000">
            <w:r>
              <w:rPr>
                <w:i/>
                <w:iCs/>
                <w:color w:val="777777"/>
                <w:sz w:val="17"/>
                <w:szCs w:val="17"/>
              </w:rPr>
              <w:t>#SpineCare #NervePain #Radiculopathy #MRI #SpineSurgery</w:t>
            </w:r>
          </w:p>
        </w:tc>
      </w:tr>
    </w:tbl>
    <w:p w14:paraId="51F55D7C" w14:textId="77777777" w:rsidR="0075609A" w:rsidRDefault="0075609A">
      <w:pPr>
        <w:spacing w:after="180"/>
      </w:pPr>
    </w:p>
    <w:tbl>
      <w:tblPr>
        <w:tblW w:w="9360" w:type="dxa"/>
        <w:tblBorders>
          <w:top w:val="single" w:sz="6" w:space="0" w:color="1B3A6B"/>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296DAF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4D105239" w14:textId="77777777" w:rsidR="0075609A" w:rsidRDefault="00000000">
            <w:pPr>
              <w:spacing w:after="60"/>
            </w:pPr>
            <w:r>
              <w:rPr>
                <w:b/>
                <w:bCs/>
                <w:color w:val="1B3A6B"/>
                <w:sz w:val="18"/>
                <w:szCs w:val="18"/>
              </w:rPr>
              <w:t xml:space="preserve">POST </w:t>
            </w:r>
            <w:proofErr w:type="gramStart"/>
            <w:r>
              <w:rPr>
                <w:b/>
                <w:bCs/>
                <w:color w:val="1B3A6B"/>
                <w:sz w:val="18"/>
                <w:szCs w:val="18"/>
              </w:rPr>
              <w:t xml:space="preserve">20  </w:t>
            </w:r>
            <w:r>
              <w:rPr>
                <w:color w:val="888888"/>
                <w:sz w:val="18"/>
                <w:szCs w:val="18"/>
              </w:rPr>
              <w:t>[</w:t>
            </w:r>
            <w:proofErr w:type="gramEnd"/>
            <w:r>
              <w:rPr>
                <w:color w:val="888888"/>
                <w:sz w:val="18"/>
                <w:szCs w:val="18"/>
              </w:rPr>
              <w:t>LinkedIn]</w:t>
            </w:r>
          </w:p>
          <w:p w14:paraId="062F33B8" w14:textId="77777777" w:rsidR="0075609A" w:rsidRDefault="00000000">
            <w:pPr>
              <w:spacing w:before="60" w:after="80"/>
            </w:pPr>
            <w:r>
              <w:rPr>
                <w:b/>
                <w:bCs/>
                <w:color w:val="111111"/>
              </w:rPr>
              <w:t>Leaders in the treatment of disorders of the spine. Those are not words. They are outcomes.</w:t>
            </w:r>
          </w:p>
          <w:p w14:paraId="5BDFD99B" w14:textId="77777777" w:rsidR="0075609A" w:rsidRDefault="00000000">
            <w:pPr>
              <w:spacing w:after="80"/>
            </w:pPr>
            <w:r>
              <w:rPr>
                <w:color w:val="333333"/>
                <w:sz w:val="20"/>
                <w:szCs w:val="20"/>
              </w:rPr>
              <w:t>The Institute for Spine Surgery brings precision surgical planning, world-class neurosurgeons, and patient-centered protocols to every case. From cervical stenosis to complex spinal cord tumors, we have built the most trusted spine program in the region.</w:t>
            </w:r>
          </w:p>
          <w:p w14:paraId="35ABFF41" w14:textId="77777777" w:rsidR="0075609A" w:rsidRDefault="00000000">
            <w:pPr>
              <w:spacing w:after="80"/>
            </w:pPr>
            <w:r>
              <w:rPr>
                <w:b/>
                <w:bCs/>
                <w:color w:val="1B3A6B"/>
                <w:sz w:val="19"/>
                <w:szCs w:val="19"/>
              </w:rPr>
              <w:t xml:space="preserve">CTA: Refer or consult at </w:t>
            </w:r>
            <w:proofErr w:type="spellStart"/>
            <w:proofErr w:type="gramStart"/>
            <w:r>
              <w:rPr>
                <w:b/>
                <w:bCs/>
                <w:color w:val="1B3A6B"/>
                <w:sz w:val="19"/>
                <w:szCs w:val="19"/>
              </w:rPr>
              <w:t>iss.health</w:t>
            </w:r>
            <w:proofErr w:type="spellEnd"/>
            <w:proofErr w:type="gramEnd"/>
          </w:p>
          <w:p w14:paraId="226C2254" w14:textId="77777777" w:rsidR="0075609A" w:rsidRDefault="00000000">
            <w:r>
              <w:rPr>
                <w:i/>
                <w:iCs/>
                <w:color w:val="777777"/>
                <w:sz w:val="17"/>
                <w:szCs w:val="17"/>
              </w:rPr>
              <w:lastRenderedPageBreak/>
              <w:t>#SpineSurgery #Neurosurgery #SpineSpecialist #NYSpineSurgeon #ISS</w:t>
            </w:r>
          </w:p>
        </w:tc>
      </w:tr>
    </w:tbl>
    <w:p w14:paraId="6FF0E528" w14:textId="77777777" w:rsidR="0075609A" w:rsidRDefault="0075609A">
      <w:pPr>
        <w:spacing w:after="180"/>
      </w:pPr>
    </w:p>
    <w:p w14:paraId="07941E94" w14:textId="77777777" w:rsidR="0075609A" w:rsidRDefault="00000000">
      <w:pPr>
        <w:spacing w:before="600"/>
      </w:pPr>
      <w:r>
        <w:br w:type="page"/>
      </w:r>
    </w:p>
    <w:p w14:paraId="5865CEBC" w14:textId="77777777" w:rsidR="0075609A" w:rsidRDefault="00000000">
      <w:pPr>
        <w:pBdr>
          <w:bottom w:val="single" w:sz="8" w:space="6" w:color="5B2D8E"/>
        </w:pBdr>
        <w:spacing w:before="480" w:after="200"/>
      </w:pPr>
      <w:r>
        <w:rPr>
          <w:b/>
          <w:bCs/>
          <w:color w:val="5B2D8E"/>
          <w:sz w:val="36"/>
          <w:szCs w:val="36"/>
        </w:rPr>
        <w:lastRenderedPageBreak/>
        <w:t>Cognifica — 20 Social Media Posts</w:t>
      </w:r>
    </w:p>
    <w:p w14:paraId="54B8DA43" w14:textId="77777777" w:rsidR="0075609A" w:rsidRDefault="0075609A">
      <w:pPr>
        <w:spacing w:after="180"/>
      </w:pPr>
    </w:p>
    <w:tbl>
      <w:tblPr>
        <w:tblW w:w="9360" w:type="dxa"/>
        <w:tblBorders>
          <w:top w:val="single" w:sz="6" w:space="0" w:color="5B2D8E"/>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502B9D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529A1F9E" w14:textId="77777777" w:rsidR="0075609A" w:rsidRDefault="00000000">
            <w:pPr>
              <w:spacing w:after="60"/>
            </w:pPr>
            <w:r>
              <w:rPr>
                <w:b/>
                <w:bCs/>
                <w:color w:val="5B2D8E"/>
                <w:sz w:val="18"/>
                <w:szCs w:val="18"/>
              </w:rPr>
              <w:t xml:space="preserve">POST </w:t>
            </w:r>
            <w:proofErr w:type="gramStart"/>
            <w:r>
              <w:rPr>
                <w:b/>
                <w:bCs/>
                <w:color w:val="5B2D8E"/>
                <w:sz w:val="18"/>
                <w:szCs w:val="18"/>
              </w:rPr>
              <w:t xml:space="preserve">1  </w:t>
            </w:r>
            <w:r>
              <w:rPr>
                <w:color w:val="888888"/>
                <w:sz w:val="18"/>
                <w:szCs w:val="18"/>
              </w:rPr>
              <w:t>[</w:t>
            </w:r>
            <w:proofErr w:type="gramEnd"/>
            <w:r>
              <w:rPr>
                <w:color w:val="888888"/>
                <w:sz w:val="18"/>
                <w:szCs w:val="18"/>
              </w:rPr>
              <w:t>Facebook]</w:t>
            </w:r>
          </w:p>
          <w:p w14:paraId="7DBBE416" w14:textId="77777777" w:rsidR="0075609A" w:rsidRDefault="00000000">
            <w:pPr>
              <w:spacing w:before="60" w:after="80"/>
            </w:pPr>
            <w:r>
              <w:rPr>
                <w:b/>
                <w:bCs/>
                <w:color w:val="111111"/>
              </w:rPr>
              <w:t>Eight years of pain. One misdiagnosis after another. That is why Cognifica exists.</w:t>
            </w:r>
          </w:p>
          <w:p w14:paraId="2C2A0B37" w14:textId="77777777" w:rsidR="0075609A" w:rsidRDefault="00000000">
            <w:pPr>
              <w:spacing w:after="80"/>
            </w:pPr>
            <w:r>
              <w:rPr>
                <w:color w:val="333333"/>
                <w:sz w:val="20"/>
                <w:szCs w:val="20"/>
              </w:rPr>
              <w:t>Cognitive and neurological conditions are regularly missed, misdiagnosed, or undertreated. Our team includes neuropsychologists, neurosurgeons, physical and occupational therapists, and researchers working together on comprehensive evaluations built to find what others miss.</w:t>
            </w:r>
          </w:p>
          <w:p w14:paraId="63FD141F" w14:textId="77777777" w:rsidR="0075609A" w:rsidRDefault="00000000">
            <w:pPr>
              <w:spacing w:after="80"/>
            </w:pPr>
            <w:r>
              <w:rPr>
                <w:b/>
                <w:bCs/>
                <w:color w:val="5B2D8E"/>
                <w:sz w:val="19"/>
                <w:szCs w:val="19"/>
              </w:rPr>
              <w:t xml:space="preserve">CTA: Book a consultation at </w:t>
            </w:r>
            <w:proofErr w:type="spellStart"/>
            <w:proofErr w:type="gramStart"/>
            <w:r>
              <w:rPr>
                <w:b/>
                <w:bCs/>
                <w:color w:val="5B2D8E"/>
                <w:sz w:val="19"/>
                <w:szCs w:val="19"/>
              </w:rPr>
              <w:t>cognifica.health</w:t>
            </w:r>
            <w:proofErr w:type="spellEnd"/>
            <w:proofErr w:type="gramEnd"/>
          </w:p>
          <w:p w14:paraId="7EF9CC9D" w14:textId="77777777" w:rsidR="0075609A" w:rsidRDefault="00000000">
            <w:r>
              <w:rPr>
                <w:i/>
                <w:iCs/>
                <w:color w:val="777777"/>
                <w:sz w:val="17"/>
                <w:szCs w:val="17"/>
              </w:rPr>
              <w:t>#CognitiveHealth #Neuropsychology #BrainHealth #TBI #CognitiveCare</w:t>
            </w:r>
          </w:p>
        </w:tc>
      </w:tr>
    </w:tbl>
    <w:p w14:paraId="344D767A" w14:textId="77777777" w:rsidR="0075609A" w:rsidRDefault="0075609A">
      <w:pPr>
        <w:spacing w:after="180"/>
      </w:pPr>
    </w:p>
    <w:tbl>
      <w:tblPr>
        <w:tblW w:w="9360" w:type="dxa"/>
        <w:tblBorders>
          <w:top w:val="single" w:sz="6" w:space="0" w:color="5B2D8E"/>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10F408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1AC704BC" w14:textId="77777777" w:rsidR="0075609A" w:rsidRDefault="00000000">
            <w:pPr>
              <w:spacing w:after="60"/>
            </w:pPr>
            <w:r>
              <w:rPr>
                <w:b/>
                <w:bCs/>
                <w:color w:val="5B2D8E"/>
                <w:sz w:val="18"/>
                <w:szCs w:val="18"/>
              </w:rPr>
              <w:t xml:space="preserve">POST </w:t>
            </w:r>
            <w:proofErr w:type="gramStart"/>
            <w:r>
              <w:rPr>
                <w:b/>
                <w:bCs/>
                <w:color w:val="5B2D8E"/>
                <w:sz w:val="18"/>
                <w:szCs w:val="18"/>
              </w:rPr>
              <w:t xml:space="preserve">2  </w:t>
            </w:r>
            <w:r>
              <w:rPr>
                <w:color w:val="888888"/>
                <w:sz w:val="18"/>
                <w:szCs w:val="18"/>
              </w:rPr>
              <w:t>[</w:t>
            </w:r>
            <w:proofErr w:type="gramEnd"/>
            <w:r>
              <w:rPr>
                <w:color w:val="888888"/>
                <w:sz w:val="18"/>
                <w:szCs w:val="18"/>
              </w:rPr>
              <w:t>Instagram]</w:t>
            </w:r>
          </w:p>
          <w:p w14:paraId="600D4EAD" w14:textId="77777777" w:rsidR="0075609A" w:rsidRDefault="00000000">
            <w:pPr>
              <w:spacing w:before="60" w:after="80"/>
            </w:pPr>
            <w:r>
              <w:rPr>
                <w:b/>
                <w:bCs/>
                <w:color w:val="111111"/>
              </w:rPr>
              <w:t>Brain fog after COVID is real. It has a name. It has a treatment.</w:t>
            </w:r>
          </w:p>
          <w:p w14:paraId="79902D64" w14:textId="77777777" w:rsidR="0075609A" w:rsidRDefault="00000000">
            <w:pPr>
              <w:spacing w:after="80"/>
            </w:pPr>
            <w:r>
              <w:rPr>
                <w:color w:val="333333"/>
                <w:sz w:val="20"/>
                <w:szCs w:val="20"/>
              </w:rPr>
              <w:t xml:space="preserve">Post-COVID cognitive impairment affects memory, attention, and processing speed. </w:t>
            </w:r>
            <w:proofErr w:type="spellStart"/>
            <w:r>
              <w:rPr>
                <w:color w:val="333333"/>
                <w:sz w:val="20"/>
                <w:szCs w:val="20"/>
              </w:rPr>
              <w:t>Cognifica's</w:t>
            </w:r>
            <w:proofErr w:type="spellEnd"/>
            <w:r>
              <w:rPr>
                <w:color w:val="333333"/>
                <w:sz w:val="20"/>
                <w:szCs w:val="20"/>
              </w:rPr>
              <w:t xml:space="preserve"> neuropsychological evaluation identifies exactly what has changed and builds a personalized remediation plan to get you back to yourself.</w:t>
            </w:r>
          </w:p>
          <w:p w14:paraId="2B2A60C5" w14:textId="77777777" w:rsidR="0075609A" w:rsidRDefault="00000000">
            <w:pPr>
              <w:spacing w:after="80"/>
            </w:pPr>
            <w:r>
              <w:rPr>
                <w:b/>
                <w:bCs/>
                <w:color w:val="5B2D8E"/>
                <w:sz w:val="19"/>
                <w:szCs w:val="19"/>
              </w:rPr>
              <w:t xml:space="preserve">CTA: </w:t>
            </w:r>
            <w:proofErr w:type="spellStart"/>
            <w:proofErr w:type="gramStart"/>
            <w:r>
              <w:rPr>
                <w:b/>
                <w:bCs/>
                <w:color w:val="5B2D8E"/>
                <w:sz w:val="19"/>
                <w:szCs w:val="19"/>
              </w:rPr>
              <w:t>cognifica.health</w:t>
            </w:r>
            <w:proofErr w:type="spellEnd"/>
            <w:proofErr w:type="gramEnd"/>
          </w:p>
          <w:p w14:paraId="13CF40C2" w14:textId="77777777" w:rsidR="0075609A" w:rsidRDefault="00000000">
            <w:r>
              <w:rPr>
                <w:i/>
                <w:iCs/>
                <w:color w:val="777777"/>
                <w:sz w:val="17"/>
                <w:szCs w:val="17"/>
              </w:rPr>
              <w:t>#LongCOVID #BrainFog #CognitiveHealth #PostCOVID #NeuroRehab</w:t>
            </w:r>
          </w:p>
        </w:tc>
      </w:tr>
    </w:tbl>
    <w:p w14:paraId="7CE88F8F" w14:textId="77777777" w:rsidR="0075609A" w:rsidRDefault="0075609A">
      <w:pPr>
        <w:spacing w:after="180"/>
      </w:pPr>
    </w:p>
    <w:tbl>
      <w:tblPr>
        <w:tblW w:w="9360" w:type="dxa"/>
        <w:tblBorders>
          <w:top w:val="single" w:sz="6" w:space="0" w:color="5B2D8E"/>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471009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00D85C49" w14:textId="77777777" w:rsidR="0075609A" w:rsidRDefault="00000000">
            <w:pPr>
              <w:spacing w:after="60"/>
            </w:pPr>
            <w:r>
              <w:rPr>
                <w:b/>
                <w:bCs/>
                <w:color w:val="5B2D8E"/>
                <w:sz w:val="18"/>
                <w:szCs w:val="18"/>
              </w:rPr>
              <w:t xml:space="preserve">POST </w:t>
            </w:r>
            <w:proofErr w:type="gramStart"/>
            <w:r>
              <w:rPr>
                <w:b/>
                <w:bCs/>
                <w:color w:val="5B2D8E"/>
                <w:sz w:val="18"/>
                <w:szCs w:val="18"/>
              </w:rPr>
              <w:t xml:space="preserve">3  </w:t>
            </w:r>
            <w:r>
              <w:rPr>
                <w:color w:val="888888"/>
                <w:sz w:val="18"/>
                <w:szCs w:val="18"/>
              </w:rPr>
              <w:t>[</w:t>
            </w:r>
            <w:proofErr w:type="gramEnd"/>
            <w:r>
              <w:rPr>
                <w:color w:val="888888"/>
                <w:sz w:val="18"/>
                <w:szCs w:val="18"/>
              </w:rPr>
              <w:t>LinkedIn]</w:t>
            </w:r>
          </w:p>
          <w:p w14:paraId="07590F66" w14:textId="77777777" w:rsidR="0075609A" w:rsidRDefault="00000000">
            <w:pPr>
              <w:spacing w:before="60" w:after="80"/>
            </w:pPr>
            <w:r>
              <w:rPr>
                <w:b/>
                <w:bCs/>
                <w:color w:val="111111"/>
              </w:rPr>
              <w:t>A neuropsychological evaluation takes three to six hours. It can change the rest of your life.</w:t>
            </w:r>
          </w:p>
          <w:p w14:paraId="7EB07C57" w14:textId="77777777" w:rsidR="0075609A" w:rsidRDefault="00000000">
            <w:pPr>
              <w:spacing w:after="80"/>
            </w:pPr>
            <w:proofErr w:type="spellStart"/>
            <w:r>
              <w:rPr>
                <w:color w:val="333333"/>
                <w:sz w:val="20"/>
                <w:szCs w:val="20"/>
              </w:rPr>
              <w:t>Cognifica's</w:t>
            </w:r>
            <w:proofErr w:type="spellEnd"/>
            <w:r>
              <w:rPr>
                <w:color w:val="333333"/>
                <w:sz w:val="20"/>
                <w:szCs w:val="20"/>
              </w:rPr>
              <w:t xml:space="preserve"> evaluations assess memory, attention, executive function, and emotional health with precision. The result is a clear diagnostic picture and a treatment plan built around your specific profile, not a generic protocol.</w:t>
            </w:r>
          </w:p>
          <w:p w14:paraId="539F1B77" w14:textId="77777777" w:rsidR="0075609A" w:rsidRDefault="00000000">
            <w:pPr>
              <w:spacing w:after="80"/>
            </w:pPr>
            <w:r>
              <w:rPr>
                <w:b/>
                <w:bCs/>
                <w:color w:val="5B2D8E"/>
                <w:sz w:val="19"/>
                <w:szCs w:val="19"/>
              </w:rPr>
              <w:t xml:space="preserve">CTA: Learn about evaluations at </w:t>
            </w:r>
            <w:proofErr w:type="spellStart"/>
            <w:proofErr w:type="gramStart"/>
            <w:r>
              <w:rPr>
                <w:b/>
                <w:bCs/>
                <w:color w:val="5B2D8E"/>
                <w:sz w:val="19"/>
                <w:szCs w:val="19"/>
              </w:rPr>
              <w:t>cognifica.health</w:t>
            </w:r>
            <w:proofErr w:type="spellEnd"/>
            <w:proofErr w:type="gramEnd"/>
          </w:p>
          <w:p w14:paraId="19ED7E39" w14:textId="77777777" w:rsidR="0075609A" w:rsidRDefault="00000000">
            <w:r>
              <w:rPr>
                <w:i/>
                <w:iCs/>
                <w:color w:val="777777"/>
                <w:sz w:val="17"/>
                <w:szCs w:val="17"/>
              </w:rPr>
              <w:t>#Neuropsychology #CognitiveEvaluation #BrainHealth #TBI #CognitiveCare</w:t>
            </w:r>
          </w:p>
        </w:tc>
      </w:tr>
    </w:tbl>
    <w:p w14:paraId="4D5AA6CA" w14:textId="77777777" w:rsidR="0075609A" w:rsidRDefault="0075609A">
      <w:pPr>
        <w:spacing w:after="180"/>
      </w:pPr>
    </w:p>
    <w:tbl>
      <w:tblPr>
        <w:tblW w:w="9360" w:type="dxa"/>
        <w:tblBorders>
          <w:top w:val="single" w:sz="6" w:space="0" w:color="5B2D8E"/>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51C209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29BD625C" w14:textId="77777777" w:rsidR="0075609A" w:rsidRDefault="00000000">
            <w:pPr>
              <w:spacing w:after="60"/>
            </w:pPr>
            <w:r>
              <w:rPr>
                <w:b/>
                <w:bCs/>
                <w:color w:val="5B2D8E"/>
                <w:sz w:val="18"/>
                <w:szCs w:val="18"/>
              </w:rPr>
              <w:t xml:space="preserve">POST </w:t>
            </w:r>
            <w:proofErr w:type="gramStart"/>
            <w:r>
              <w:rPr>
                <w:b/>
                <w:bCs/>
                <w:color w:val="5B2D8E"/>
                <w:sz w:val="18"/>
                <w:szCs w:val="18"/>
              </w:rPr>
              <w:t xml:space="preserve">4  </w:t>
            </w:r>
            <w:r>
              <w:rPr>
                <w:color w:val="888888"/>
                <w:sz w:val="18"/>
                <w:szCs w:val="18"/>
              </w:rPr>
              <w:t>[</w:t>
            </w:r>
            <w:proofErr w:type="gramEnd"/>
            <w:r>
              <w:rPr>
                <w:color w:val="888888"/>
                <w:sz w:val="18"/>
                <w:szCs w:val="18"/>
              </w:rPr>
              <w:t>Instagram]</w:t>
            </w:r>
          </w:p>
          <w:p w14:paraId="61732821" w14:textId="77777777" w:rsidR="0075609A" w:rsidRDefault="00000000">
            <w:pPr>
              <w:spacing w:before="60" w:after="80"/>
            </w:pPr>
            <w:r>
              <w:rPr>
                <w:b/>
                <w:bCs/>
                <w:color w:val="111111"/>
              </w:rPr>
              <w:t>You do not need a formal diagnosis to notice your thinking has changed.</w:t>
            </w:r>
          </w:p>
          <w:p w14:paraId="19D7697C" w14:textId="77777777" w:rsidR="0075609A" w:rsidRDefault="00000000">
            <w:pPr>
              <w:spacing w:after="80"/>
            </w:pPr>
            <w:r>
              <w:rPr>
                <w:color w:val="333333"/>
                <w:sz w:val="20"/>
                <w:szCs w:val="20"/>
              </w:rPr>
              <w:t>Our Brain Health and Wellness Program is designed for people who feel their cognitive edge slipping without a clear label for it yet. EEG baseline. Computer-based cognitive training. Lifestyle tracking. Quarterly neurofeedback. Real support throughout.</w:t>
            </w:r>
          </w:p>
          <w:p w14:paraId="77F6784F" w14:textId="77777777" w:rsidR="0075609A" w:rsidRDefault="00000000">
            <w:pPr>
              <w:spacing w:after="80"/>
            </w:pPr>
            <w:r>
              <w:rPr>
                <w:b/>
                <w:bCs/>
                <w:color w:val="5B2D8E"/>
                <w:sz w:val="19"/>
                <w:szCs w:val="19"/>
              </w:rPr>
              <w:t xml:space="preserve">CTA: </w:t>
            </w:r>
            <w:proofErr w:type="spellStart"/>
            <w:proofErr w:type="gramStart"/>
            <w:r>
              <w:rPr>
                <w:b/>
                <w:bCs/>
                <w:color w:val="5B2D8E"/>
                <w:sz w:val="19"/>
                <w:szCs w:val="19"/>
              </w:rPr>
              <w:t>cognifica.health</w:t>
            </w:r>
            <w:proofErr w:type="spellEnd"/>
            <w:proofErr w:type="gramEnd"/>
            <w:r>
              <w:rPr>
                <w:b/>
                <w:bCs/>
                <w:color w:val="5B2D8E"/>
                <w:sz w:val="19"/>
                <w:szCs w:val="19"/>
              </w:rPr>
              <w:t>/brain-health-and-wellness</w:t>
            </w:r>
          </w:p>
          <w:p w14:paraId="45726CBB" w14:textId="77777777" w:rsidR="0075609A" w:rsidRDefault="00000000">
            <w:r>
              <w:rPr>
                <w:i/>
                <w:iCs/>
                <w:color w:val="777777"/>
                <w:sz w:val="17"/>
                <w:szCs w:val="17"/>
              </w:rPr>
              <w:t>#BrainHealth #CognitiveWellness #Neurofeedback #EEG #BrainFitness</w:t>
            </w:r>
          </w:p>
        </w:tc>
      </w:tr>
    </w:tbl>
    <w:p w14:paraId="1BF2EC29" w14:textId="77777777" w:rsidR="0075609A" w:rsidRDefault="0075609A">
      <w:pPr>
        <w:spacing w:after="180"/>
      </w:pPr>
    </w:p>
    <w:tbl>
      <w:tblPr>
        <w:tblW w:w="9360" w:type="dxa"/>
        <w:tblBorders>
          <w:top w:val="single" w:sz="6" w:space="0" w:color="5B2D8E"/>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037DBD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515A9C03" w14:textId="77777777" w:rsidR="0075609A" w:rsidRDefault="00000000">
            <w:pPr>
              <w:spacing w:after="60"/>
            </w:pPr>
            <w:r>
              <w:rPr>
                <w:b/>
                <w:bCs/>
                <w:color w:val="5B2D8E"/>
                <w:sz w:val="18"/>
                <w:szCs w:val="18"/>
              </w:rPr>
              <w:t xml:space="preserve">POST </w:t>
            </w:r>
            <w:proofErr w:type="gramStart"/>
            <w:r>
              <w:rPr>
                <w:b/>
                <w:bCs/>
                <w:color w:val="5B2D8E"/>
                <w:sz w:val="18"/>
                <w:szCs w:val="18"/>
              </w:rPr>
              <w:t xml:space="preserve">5  </w:t>
            </w:r>
            <w:r>
              <w:rPr>
                <w:color w:val="888888"/>
                <w:sz w:val="18"/>
                <w:szCs w:val="18"/>
              </w:rPr>
              <w:t>[</w:t>
            </w:r>
            <w:proofErr w:type="gramEnd"/>
            <w:r>
              <w:rPr>
                <w:color w:val="888888"/>
                <w:sz w:val="18"/>
                <w:szCs w:val="18"/>
              </w:rPr>
              <w:t>Facebook]</w:t>
            </w:r>
          </w:p>
          <w:p w14:paraId="1C2004FF" w14:textId="77777777" w:rsidR="0075609A" w:rsidRDefault="00000000">
            <w:pPr>
              <w:spacing w:before="60" w:after="80"/>
            </w:pPr>
            <w:r>
              <w:rPr>
                <w:b/>
                <w:bCs/>
                <w:color w:val="111111"/>
              </w:rPr>
              <w:t>PTSD after trauma is not weakness. It is neurobiology.</w:t>
            </w:r>
          </w:p>
          <w:p w14:paraId="136C5F50" w14:textId="77777777" w:rsidR="0075609A" w:rsidRDefault="00000000">
            <w:pPr>
              <w:spacing w:after="80"/>
            </w:pPr>
            <w:proofErr w:type="spellStart"/>
            <w:r>
              <w:rPr>
                <w:color w:val="333333"/>
                <w:sz w:val="20"/>
                <w:szCs w:val="20"/>
              </w:rPr>
              <w:t>Cognifica's</w:t>
            </w:r>
            <w:proofErr w:type="spellEnd"/>
            <w:r>
              <w:rPr>
                <w:color w:val="333333"/>
                <w:sz w:val="20"/>
                <w:szCs w:val="20"/>
              </w:rPr>
              <w:t xml:space="preserve"> PTSD care combines specialized trauma therapy with neuropsychological insight. We treat the brain and the behavior together. Treatment targets the root cause, not only the symptoms.</w:t>
            </w:r>
          </w:p>
          <w:p w14:paraId="3F914E23" w14:textId="77777777" w:rsidR="0075609A" w:rsidRDefault="00000000">
            <w:pPr>
              <w:spacing w:after="80"/>
            </w:pPr>
            <w:r>
              <w:rPr>
                <w:b/>
                <w:bCs/>
                <w:color w:val="5B2D8E"/>
                <w:sz w:val="19"/>
                <w:szCs w:val="19"/>
              </w:rPr>
              <w:lastRenderedPageBreak/>
              <w:t xml:space="preserve">CTA: </w:t>
            </w:r>
            <w:proofErr w:type="spellStart"/>
            <w:proofErr w:type="gramStart"/>
            <w:r>
              <w:rPr>
                <w:b/>
                <w:bCs/>
                <w:color w:val="5B2D8E"/>
                <w:sz w:val="19"/>
                <w:szCs w:val="19"/>
              </w:rPr>
              <w:t>cognifica.health</w:t>
            </w:r>
            <w:proofErr w:type="spellEnd"/>
            <w:proofErr w:type="gramEnd"/>
          </w:p>
          <w:p w14:paraId="446F78E5" w14:textId="77777777" w:rsidR="0075609A" w:rsidRDefault="00000000">
            <w:r>
              <w:rPr>
                <w:i/>
                <w:iCs/>
                <w:color w:val="777777"/>
                <w:sz w:val="17"/>
                <w:szCs w:val="17"/>
              </w:rPr>
              <w:t>#PTSD #TraumaRecovery #MentalHealth #Neuropsychology #PTSDTreatment</w:t>
            </w:r>
          </w:p>
        </w:tc>
      </w:tr>
    </w:tbl>
    <w:p w14:paraId="09D84548" w14:textId="77777777" w:rsidR="0075609A" w:rsidRDefault="0075609A">
      <w:pPr>
        <w:spacing w:after="180"/>
      </w:pPr>
    </w:p>
    <w:tbl>
      <w:tblPr>
        <w:tblW w:w="9360" w:type="dxa"/>
        <w:tblBorders>
          <w:top w:val="single" w:sz="6" w:space="0" w:color="5B2D8E"/>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40D8FB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48E6905B" w14:textId="77777777" w:rsidR="0075609A" w:rsidRDefault="00000000">
            <w:pPr>
              <w:spacing w:after="60"/>
            </w:pPr>
            <w:r>
              <w:rPr>
                <w:b/>
                <w:bCs/>
                <w:color w:val="5B2D8E"/>
                <w:sz w:val="18"/>
                <w:szCs w:val="18"/>
              </w:rPr>
              <w:t xml:space="preserve">POST </w:t>
            </w:r>
            <w:proofErr w:type="gramStart"/>
            <w:r>
              <w:rPr>
                <w:b/>
                <w:bCs/>
                <w:color w:val="5B2D8E"/>
                <w:sz w:val="18"/>
                <w:szCs w:val="18"/>
              </w:rPr>
              <w:t xml:space="preserve">6  </w:t>
            </w:r>
            <w:r>
              <w:rPr>
                <w:color w:val="888888"/>
                <w:sz w:val="18"/>
                <w:szCs w:val="18"/>
              </w:rPr>
              <w:t>[</w:t>
            </w:r>
            <w:proofErr w:type="gramEnd"/>
            <w:r>
              <w:rPr>
                <w:color w:val="888888"/>
                <w:sz w:val="18"/>
                <w:szCs w:val="18"/>
              </w:rPr>
              <w:t>LinkedIn]</w:t>
            </w:r>
          </w:p>
          <w:p w14:paraId="503CCB8C" w14:textId="77777777" w:rsidR="0075609A" w:rsidRDefault="00000000">
            <w:pPr>
              <w:spacing w:before="60" w:after="80"/>
            </w:pPr>
            <w:r>
              <w:rPr>
                <w:b/>
                <w:bCs/>
                <w:color w:val="111111"/>
              </w:rPr>
              <w:t>Emerging therapies are expanding what is possible for treatment-resistant depression and TBI.</w:t>
            </w:r>
          </w:p>
          <w:p w14:paraId="4759A78E" w14:textId="77777777" w:rsidR="0075609A" w:rsidRDefault="00000000">
            <w:pPr>
              <w:spacing w:after="80"/>
            </w:pPr>
            <w:r>
              <w:rPr>
                <w:color w:val="333333"/>
                <w:sz w:val="20"/>
                <w:szCs w:val="20"/>
              </w:rPr>
              <w:t>Research shows ketamine's NMDA receptor mechanism can reduce neuroinflammation, support neuroplasticity, and produce rapid relief from depression that conventional medications can take months to address. Cognifica integrates evidence-based advanced therapies into individualized care plans.</w:t>
            </w:r>
          </w:p>
          <w:p w14:paraId="557DC96D" w14:textId="77777777" w:rsidR="0075609A" w:rsidRDefault="00000000">
            <w:pPr>
              <w:spacing w:after="80"/>
            </w:pPr>
            <w:r>
              <w:rPr>
                <w:b/>
                <w:bCs/>
                <w:color w:val="5B2D8E"/>
                <w:sz w:val="19"/>
                <w:szCs w:val="19"/>
              </w:rPr>
              <w:t xml:space="preserve">CTA: Talk to our team at </w:t>
            </w:r>
            <w:proofErr w:type="spellStart"/>
            <w:proofErr w:type="gramStart"/>
            <w:r>
              <w:rPr>
                <w:b/>
                <w:bCs/>
                <w:color w:val="5B2D8E"/>
                <w:sz w:val="19"/>
                <w:szCs w:val="19"/>
              </w:rPr>
              <w:t>cognifica.health</w:t>
            </w:r>
            <w:proofErr w:type="spellEnd"/>
            <w:proofErr w:type="gramEnd"/>
          </w:p>
          <w:p w14:paraId="55A54871" w14:textId="77777777" w:rsidR="0075609A" w:rsidRDefault="00000000">
            <w:r>
              <w:rPr>
                <w:i/>
                <w:iCs/>
                <w:color w:val="777777"/>
                <w:sz w:val="17"/>
                <w:szCs w:val="17"/>
              </w:rPr>
              <w:t>#TreatmentResistantDepression #TBI #Neuroplasticity #BrainHealth #CognitiveCare</w:t>
            </w:r>
          </w:p>
        </w:tc>
      </w:tr>
    </w:tbl>
    <w:p w14:paraId="5F41D99E" w14:textId="77777777" w:rsidR="0075609A" w:rsidRDefault="0075609A">
      <w:pPr>
        <w:spacing w:after="180"/>
      </w:pPr>
    </w:p>
    <w:tbl>
      <w:tblPr>
        <w:tblW w:w="9360" w:type="dxa"/>
        <w:tblBorders>
          <w:top w:val="single" w:sz="6" w:space="0" w:color="5B2D8E"/>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699B8B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7C4667EC" w14:textId="77777777" w:rsidR="0075609A" w:rsidRDefault="00000000">
            <w:pPr>
              <w:spacing w:after="60"/>
            </w:pPr>
            <w:r>
              <w:rPr>
                <w:b/>
                <w:bCs/>
                <w:color w:val="5B2D8E"/>
                <w:sz w:val="18"/>
                <w:szCs w:val="18"/>
              </w:rPr>
              <w:t xml:space="preserve">POST </w:t>
            </w:r>
            <w:proofErr w:type="gramStart"/>
            <w:r>
              <w:rPr>
                <w:b/>
                <w:bCs/>
                <w:color w:val="5B2D8E"/>
                <w:sz w:val="18"/>
                <w:szCs w:val="18"/>
              </w:rPr>
              <w:t xml:space="preserve">7  </w:t>
            </w:r>
            <w:r>
              <w:rPr>
                <w:color w:val="888888"/>
                <w:sz w:val="18"/>
                <w:szCs w:val="18"/>
              </w:rPr>
              <w:t>[</w:t>
            </w:r>
            <w:proofErr w:type="gramEnd"/>
            <w:r>
              <w:rPr>
                <w:color w:val="888888"/>
                <w:sz w:val="18"/>
                <w:szCs w:val="18"/>
              </w:rPr>
              <w:t>Instagram]</w:t>
            </w:r>
          </w:p>
          <w:p w14:paraId="340DCDA9" w14:textId="77777777" w:rsidR="0075609A" w:rsidRDefault="00000000">
            <w:pPr>
              <w:spacing w:before="60" w:after="80"/>
            </w:pPr>
            <w:r>
              <w:rPr>
                <w:b/>
                <w:bCs/>
                <w:color w:val="111111"/>
              </w:rPr>
              <w:t>Sleep. Diet. Exercise. Your brain tracks every one of them.</w:t>
            </w:r>
          </w:p>
          <w:p w14:paraId="109788DD" w14:textId="77777777" w:rsidR="0075609A" w:rsidRDefault="00000000">
            <w:pPr>
              <w:spacing w:after="80"/>
            </w:pPr>
            <w:proofErr w:type="spellStart"/>
            <w:r>
              <w:rPr>
                <w:color w:val="333333"/>
                <w:sz w:val="20"/>
                <w:szCs w:val="20"/>
              </w:rPr>
              <w:t>Cognifica's</w:t>
            </w:r>
            <w:proofErr w:type="spellEnd"/>
            <w:r>
              <w:rPr>
                <w:color w:val="333333"/>
                <w:sz w:val="20"/>
                <w:szCs w:val="20"/>
              </w:rPr>
              <w:t xml:space="preserve"> proprietary wellness software monitors your daily habits and sends personalized prompts to keep you on your plan. It is not generic advice. It is your program, tracked in real time.</w:t>
            </w:r>
          </w:p>
          <w:p w14:paraId="206A502B" w14:textId="77777777" w:rsidR="0075609A" w:rsidRDefault="00000000">
            <w:pPr>
              <w:spacing w:after="80"/>
            </w:pPr>
            <w:r>
              <w:rPr>
                <w:b/>
                <w:bCs/>
                <w:color w:val="5B2D8E"/>
                <w:sz w:val="19"/>
                <w:szCs w:val="19"/>
              </w:rPr>
              <w:t xml:space="preserve">CTA: </w:t>
            </w:r>
            <w:proofErr w:type="spellStart"/>
            <w:proofErr w:type="gramStart"/>
            <w:r>
              <w:rPr>
                <w:b/>
                <w:bCs/>
                <w:color w:val="5B2D8E"/>
                <w:sz w:val="19"/>
                <w:szCs w:val="19"/>
              </w:rPr>
              <w:t>cognifica.health</w:t>
            </w:r>
            <w:proofErr w:type="spellEnd"/>
            <w:proofErr w:type="gramEnd"/>
          </w:p>
          <w:p w14:paraId="299238D8" w14:textId="77777777" w:rsidR="0075609A" w:rsidRDefault="00000000">
            <w:r>
              <w:rPr>
                <w:i/>
                <w:iCs/>
                <w:color w:val="777777"/>
                <w:sz w:val="17"/>
                <w:szCs w:val="17"/>
              </w:rPr>
              <w:t>#BrainHealth #SleepHealth #CognitiveWellness #HealthTracking #NeuroWellness</w:t>
            </w:r>
          </w:p>
        </w:tc>
      </w:tr>
    </w:tbl>
    <w:p w14:paraId="0F3B610A" w14:textId="77777777" w:rsidR="0075609A" w:rsidRDefault="0075609A">
      <w:pPr>
        <w:spacing w:after="180"/>
      </w:pPr>
    </w:p>
    <w:tbl>
      <w:tblPr>
        <w:tblW w:w="9360" w:type="dxa"/>
        <w:tblBorders>
          <w:top w:val="single" w:sz="6" w:space="0" w:color="5B2D8E"/>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31ED73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74067739" w14:textId="77777777" w:rsidR="0075609A" w:rsidRDefault="00000000">
            <w:pPr>
              <w:spacing w:after="60"/>
            </w:pPr>
            <w:r>
              <w:rPr>
                <w:b/>
                <w:bCs/>
                <w:color w:val="5B2D8E"/>
                <w:sz w:val="18"/>
                <w:szCs w:val="18"/>
              </w:rPr>
              <w:t xml:space="preserve">POST </w:t>
            </w:r>
            <w:proofErr w:type="gramStart"/>
            <w:r>
              <w:rPr>
                <w:b/>
                <w:bCs/>
                <w:color w:val="5B2D8E"/>
                <w:sz w:val="18"/>
                <w:szCs w:val="18"/>
              </w:rPr>
              <w:t xml:space="preserve">8  </w:t>
            </w:r>
            <w:r>
              <w:rPr>
                <w:color w:val="888888"/>
                <w:sz w:val="18"/>
                <w:szCs w:val="18"/>
              </w:rPr>
              <w:t>[</w:t>
            </w:r>
            <w:proofErr w:type="gramEnd"/>
            <w:r>
              <w:rPr>
                <w:color w:val="888888"/>
                <w:sz w:val="18"/>
                <w:szCs w:val="18"/>
              </w:rPr>
              <w:t>Facebook]</w:t>
            </w:r>
          </w:p>
          <w:p w14:paraId="3718C78F" w14:textId="77777777" w:rsidR="0075609A" w:rsidRDefault="00000000">
            <w:pPr>
              <w:spacing w:before="60" w:after="80"/>
            </w:pPr>
            <w:r>
              <w:rPr>
                <w:b/>
                <w:bCs/>
                <w:color w:val="111111"/>
              </w:rPr>
              <w:t>Multiple sclerosis affects mobility, cognition, and quality of life at the same time.</w:t>
            </w:r>
          </w:p>
          <w:p w14:paraId="4CAC8A8C" w14:textId="77777777" w:rsidR="0075609A" w:rsidRDefault="00000000">
            <w:pPr>
              <w:spacing w:after="80"/>
            </w:pPr>
            <w:proofErr w:type="spellStart"/>
            <w:r>
              <w:rPr>
                <w:color w:val="333333"/>
                <w:sz w:val="20"/>
                <w:szCs w:val="20"/>
              </w:rPr>
              <w:t>Cognifica's</w:t>
            </w:r>
            <w:proofErr w:type="spellEnd"/>
            <w:r>
              <w:rPr>
                <w:color w:val="333333"/>
                <w:sz w:val="20"/>
                <w:szCs w:val="20"/>
              </w:rPr>
              <w:t xml:space="preserve"> team approaches MS from multiple directions: neuropsychological assessment, physical and occupational therapy, cognitive remediation, and ongoing progress monitoring. Individualized care with consistent follow-through.</w:t>
            </w:r>
          </w:p>
          <w:p w14:paraId="124BEF49" w14:textId="77777777" w:rsidR="0075609A" w:rsidRDefault="00000000">
            <w:pPr>
              <w:spacing w:after="80"/>
            </w:pPr>
            <w:r>
              <w:rPr>
                <w:b/>
                <w:bCs/>
                <w:color w:val="5B2D8E"/>
                <w:sz w:val="19"/>
                <w:szCs w:val="19"/>
              </w:rPr>
              <w:t xml:space="preserve">CTA: Learn more at </w:t>
            </w:r>
            <w:proofErr w:type="spellStart"/>
            <w:proofErr w:type="gramStart"/>
            <w:r>
              <w:rPr>
                <w:b/>
                <w:bCs/>
                <w:color w:val="5B2D8E"/>
                <w:sz w:val="19"/>
                <w:szCs w:val="19"/>
              </w:rPr>
              <w:t>cognifica.health</w:t>
            </w:r>
            <w:proofErr w:type="spellEnd"/>
            <w:proofErr w:type="gramEnd"/>
          </w:p>
          <w:p w14:paraId="06276F82" w14:textId="77777777" w:rsidR="0075609A" w:rsidRDefault="00000000">
            <w:r>
              <w:rPr>
                <w:i/>
                <w:iCs/>
                <w:color w:val="777777"/>
                <w:sz w:val="17"/>
                <w:szCs w:val="17"/>
              </w:rPr>
              <w:t>#MultipleSclerosis #MSCare #Neuropsychology #CognitiveHealth #MSWarrior</w:t>
            </w:r>
          </w:p>
        </w:tc>
      </w:tr>
    </w:tbl>
    <w:p w14:paraId="7D6AE105" w14:textId="77777777" w:rsidR="0075609A" w:rsidRDefault="0075609A">
      <w:pPr>
        <w:spacing w:after="180"/>
      </w:pPr>
    </w:p>
    <w:tbl>
      <w:tblPr>
        <w:tblW w:w="9360" w:type="dxa"/>
        <w:tblBorders>
          <w:top w:val="single" w:sz="6" w:space="0" w:color="5B2D8E"/>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54A0FF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0847724F" w14:textId="77777777" w:rsidR="0075609A" w:rsidRDefault="00000000">
            <w:pPr>
              <w:spacing w:after="60"/>
            </w:pPr>
            <w:r>
              <w:rPr>
                <w:b/>
                <w:bCs/>
                <w:color w:val="5B2D8E"/>
                <w:sz w:val="18"/>
                <w:szCs w:val="18"/>
              </w:rPr>
              <w:t xml:space="preserve">POST </w:t>
            </w:r>
            <w:proofErr w:type="gramStart"/>
            <w:r>
              <w:rPr>
                <w:b/>
                <w:bCs/>
                <w:color w:val="5B2D8E"/>
                <w:sz w:val="18"/>
                <w:szCs w:val="18"/>
              </w:rPr>
              <w:t xml:space="preserve">9  </w:t>
            </w:r>
            <w:r>
              <w:rPr>
                <w:color w:val="888888"/>
                <w:sz w:val="18"/>
                <w:szCs w:val="18"/>
              </w:rPr>
              <w:t>[</w:t>
            </w:r>
            <w:proofErr w:type="gramEnd"/>
            <w:r>
              <w:rPr>
                <w:color w:val="888888"/>
                <w:sz w:val="18"/>
                <w:szCs w:val="18"/>
              </w:rPr>
              <w:t>LinkedIn]</w:t>
            </w:r>
          </w:p>
          <w:p w14:paraId="37F8ECFC" w14:textId="77777777" w:rsidR="0075609A" w:rsidRDefault="00000000">
            <w:pPr>
              <w:spacing w:before="60" w:after="80"/>
            </w:pPr>
            <w:r>
              <w:rPr>
                <w:b/>
                <w:bCs/>
                <w:color w:val="111111"/>
              </w:rPr>
              <w:t>Concussion is among the most undertreated injuries in medicine.</w:t>
            </w:r>
          </w:p>
          <w:p w14:paraId="63A8406F" w14:textId="77777777" w:rsidR="0075609A" w:rsidRDefault="00000000">
            <w:pPr>
              <w:spacing w:after="80"/>
            </w:pPr>
            <w:r>
              <w:rPr>
                <w:color w:val="333333"/>
                <w:sz w:val="20"/>
                <w:szCs w:val="20"/>
              </w:rPr>
              <w:t>Brain fog, irritability, disrupted sleep, and memory gaps are routinely dismissed as minor. At Cognifica, we treat concussion with the same rigor as TBI: full neuropsychological workup, EEG, sleep study, and targeted cognitive rehabilitation. A complete recovery is the goal.</w:t>
            </w:r>
          </w:p>
          <w:p w14:paraId="48BCC7B4" w14:textId="77777777" w:rsidR="0075609A" w:rsidRDefault="00000000">
            <w:pPr>
              <w:spacing w:after="80"/>
            </w:pPr>
            <w:r>
              <w:rPr>
                <w:b/>
                <w:bCs/>
                <w:color w:val="5B2D8E"/>
                <w:sz w:val="19"/>
                <w:szCs w:val="19"/>
              </w:rPr>
              <w:t xml:space="preserve">CTA: </w:t>
            </w:r>
            <w:proofErr w:type="spellStart"/>
            <w:proofErr w:type="gramStart"/>
            <w:r>
              <w:rPr>
                <w:b/>
                <w:bCs/>
                <w:color w:val="5B2D8E"/>
                <w:sz w:val="19"/>
                <w:szCs w:val="19"/>
              </w:rPr>
              <w:t>cognifica.health</w:t>
            </w:r>
            <w:proofErr w:type="spellEnd"/>
            <w:proofErr w:type="gramEnd"/>
            <w:r>
              <w:rPr>
                <w:b/>
                <w:bCs/>
                <w:color w:val="5B2D8E"/>
                <w:sz w:val="19"/>
                <w:szCs w:val="19"/>
              </w:rPr>
              <w:t>/conditions-we-treat</w:t>
            </w:r>
          </w:p>
          <w:p w14:paraId="0D461504" w14:textId="77777777" w:rsidR="0075609A" w:rsidRDefault="00000000">
            <w:r>
              <w:rPr>
                <w:i/>
                <w:iCs/>
                <w:color w:val="777777"/>
                <w:sz w:val="17"/>
                <w:szCs w:val="17"/>
              </w:rPr>
              <w:t>#Concussion #mTBI #ConcussionRecovery #BrainHealth #CognitiveRehabilitation</w:t>
            </w:r>
          </w:p>
        </w:tc>
      </w:tr>
    </w:tbl>
    <w:p w14:paraId="3F63F7A6" w14:textId="77777777" w:rsidR="0075609A" w:rsidRDefault="0075609A">
      <w:pPr>
        <w:spacing w:after="180"/>
      </w:pPr>
    </w:p>
    <w:tbl>
      <w:tblPr>
        <w:tblW w:w="9360" w:type="dxa"/>
        <w:tblBorders>
          <w:top w:val="single" w:sz="6" w:space="0" w:color="5B2D8E"/>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6386266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792061CF" w14:textId="77777777" w:rsidR="0075609A" w:rsidRDefault="00000000">
            <w:pPr>
              <w:spacing w:after="60"/>
            </w:pPr>
            <w:r>
              <w:rPr>
                <w:b/>
                <w:bCs/>
                <w:color w:val="5B2D8E"/>
                <w:sz w:val="18"/>
                <w:szCs w:val="18"/>
              </w:rPr>
              <w:t xml:space="preserve">POST </w:t>
            </w:r>
            <w:proofErr w:type="gramStart"/>
            <w:r>
              <w:rPr>
                <w:b/>
                <w:bCs/>
                <w:color w:val="5B2D8E"/>
                <w:sz w:val="18"/>
                <w:szCs w:val="18"/>
              </w:rPr>
              <w:t xml:space="preserve">10  </w:t>
            </w:r>
            <w:r>
              <w:rPr>
                <w:color w:val="888888"/>
                <w:sz w:val="18"/>
                <w:szCs w:val="18"/>
              </w:rPr>
              <w:t>[</w:t>
            </w:r>
            <w:proofErr w:type="gramEnd"/>
            <w:r>
              <w:rPr>
                <w:color w:val="888888"/>
                <w:sz w:val="18"/>
                <w:szCs w:val="18"/>
              </w:rPr>
              <w:t>Instagram]</w:t>
            </w:r>
          </w:p>
          <w:p w14:paraId="6A553F7A" w14:textId="77777777" w:rsidR="0075609A" w:rsidRDefault="00000000">
            <w:pPr>
              <w:spacing w:before="60" w:after="80"/>
            </w:pPr>
            <w:r>
              <w:rPr>
                <w:b/>
                <w:bCs/>
                <w:color w:val="111111"/>
              </w:rPr>
              <w:t>Memory loss is not just forgetting names. It is how the brain organizes your life.</w:t>
            </w:r>
          </w:p>
          <w:p w14:paraId="63712022" w14:textId="77777777" w:rsidR="0075609A" w:rsidRDefault="00000000">
            <w:pPr>
              <w:spacing w:after="80"/>
            </w:pPr>
            <w:r>
              <w:rPr>
                <w:color w:val="333333"/>
                <w:sz w:val="20"/>
                <w:szCs w:val="20"/>
              </w:rPr>
              <w:lastRenderedPageBreak/>
              <w:t xml:space="preserve">Dementia and cognitive decline do not announce themselves clearly. Early evaluation gives you options. </w:t>
            </w:r>
            <w:proofErr w:type="spellStart"/>
            <w:r>
              <w:rPr>
                <w:color w:val="333333"/>
                <w:sz w:val="20"/>
                <w:szCs w:val="20"/>
              </w:rPr>
              <w:t>Cognifica's</w:t>
            </w:r>
            <w:proofErr w:type="spellEnd"/>
            <w:r>
              <w:rPr>
                <w:color w:val="333333"/>
                <w:sz w:val="20"/>
                <w:szCs w:val="20"/>
              </w:rPr>
              <w:t xml:space="preserve"> specialists identify where decline is happening and build programs to slow it and support quality of life.</w:t>
            </w:r>
          </w:p>
          <w:p w14:paraId="05EA9903" w14:textId="77777777" w:rsidR="0075609A" w:rsidRDefault="00000000">
            <w:pPr>
              <w:spacing w:after="80"/>
            </w:pPr>
            <w:r>
              <w:rPr>
                <w:b/>
                <w:bCs/>
                <w:color w:val="5B2D8E"/>
                <w:sz w:val="19"/>
                <w:szCs w:val="19"/>
              </w:rPr>
              <w:t xml:space="preserve">CTA: </w:t>
            </w:r>
            <w:proofErr w:type="spellStart"/>
            <w:proofErr w:type="gramStart"/>
            <w:r>
              <w:rPr>
                <w:b/>
                <w:bCs/>
                <w:color w:val="5B2D8E"/>
                <w:sz w:val="19"/>
                <w:szCs w:val="19"/>
              </w:rPr>
              <w:t>cognifica.health</w:t>
            </w:r>
            <w:proofErr w:type="spellEnd"/>
            <w:proofErr w:type="gramEnd"/>
          </w:p>
          <w:p w14:paraId="13FCC7B5" w14:textId="77777777" w:rsidR="0075609A" w:rsidRDefault="00000000">
            <w:r>
              <w:rPr>
                <w:i/>
                <w:iCs/>
                <w:color w:val="777777"/>
                <w:sz w:val="17"/>
                <w:szCs w:val="17"/>
              </w:rPr>
              <w:t>#Dementia #MemoryLoss #CognitiveDecline #AlzheimersAwareness #BrainHealth</w:t>
            </w:r>
          </w:p>
        </w:tc>
      </w:tr>
    </w:tbl>
    <w:p w14:paraId="2C7BE103" w14:textId="77777777" w:rsidR="0075609A" w:rsidRDefault="0075609A">
      <w:pPr>
        <w:spacing w:after="180"/>
      </w:pPr>
    </w:p>
    <w:tbl>
      <w:tblPr>
        <w:tblW w:w="9360" w:type="dxa"/>
        <w:tblBorders>
          <w:top w:val="single" w:sz="6" w:space="0" w:color="5B2D8E"/>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6D717DD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2773EE48" w14:textId="77777777" w:rsidR="0075609A" w:rsidRDefault="00000000">
            <w:pPr>
              <w:spacing w:after="60"/>
            </w:pPr>
            <w:r>
              <w:rPr>
                <w:b/>
                <w:bCs/>
                <w:color w:val="5B2D8E"/>
                <w:sz w:val="18"/>
                <w:szCs w:val="18"/>
              </w:rPr>
              <w:t xml:space="preserve">POST </w:t>
            </w:r>
            <w:proofErr w:type="gramStart"/>
            <w:r>
              <w:rPr>
                <w:b/>
                <w:bCs/>
                <w:color w:val="5B2D8E"/>
                <w:sz w:val="18"/>
                <w:szCs w:val="18"/>
              </w:rPr>
              <w:t xml:space="preserve">11  </w:t>
            </w:r>
            <w:r>
              <w:rPr>
                <w:color w:val="888888"/>
                <w:sz w:val="18"/>
                <w:szCs w:val="18"/>
              </w:rPr>
              <w:t>[</w:t>
            </w:r>
            <w:proofErr w:type="gramEnd"/>
            <w:r>
              <w:rPr>
                <w:color w:val="888888"/>
                <w:sz w:val="18"/>
                <w:szCs w:val="18"/>
              </w:rPr>
              <w:t>Facebook]</w:t>
            </w:r>
          </w:p>
          <w:p w14:paraId="258910DB" w14:textId="77777777" w:rsidR="0075609A" w:rsidRDefault="00000000">
            <w:pPr>
              <w:spacing w:before="60" w:after="80"/>
            </w:pPr>
            <w:r>
              <w:rPr>
                <w:b/>
                <w:bCs/>
                <w:color w:val="111111"/>
              </w:rPr>
              <w:t>Anxiety is not just stress. Over time it can reshape how your brain processes everything.</w:t>
            </w:r>
          </w:p>
          <w:p w14:paraId="16586D17" w14:textId="77777777" w:rsidR="0075609A" w:rsidRDefault="00000000">
            <w:pPr>
              <w:spacing w:after="80"/>
            </w:pPr>
            <w:r>
              <w:rPr>
                <w:color w:val="333333"/>
                <w:sz w:val="20"/>
                <w:szCs w:val="20"/>
              </w:rPr>
              <w:t>Evidence-based therapies at Cognifica target the neurological and psychological components together. We do not manage symptoms in isolation. We build the resilience and functional capacity that lets anxiety stop running the day.</w:t>
            </w:r>
          </w:p>
          <w:p w14:paraId="595DC26D" w14:textId="77777777" w:rsidR="0075609A" w:rsidRDefault="00000000">
            <w:pPr>
              <w:spacing w:after="80"/>
            </w:pPr>
            <w:r>
              <w:rPr>
                <w:b/>
                <w:bCs/>
                <w:color w:val="5B2D8E"/>
                <w:sz w:val="19"/>
                <w:szCs w:val="19"/>
              </w:rPr>
              <w:t xml:space="preserve">CTA: Book a consult at </w:t>
            </w:r>
            <w:proofErr w:type="spellStart"/>
            <w:proofErr w:type="gramStart"/>
            <w:r>
              <w:rPr>
                <w:b/>
                <w:bCs/>
                <w:color w:val="5B2D8E"/>
                <w:sz w:val="19"/>
                <w:szCs w:val="19"/>
              </w:rPr>
              <w:t>cognifica.health</w:t>
            </w:r>
            <w:proofErr w:type="spellEnd"/>
            <w:proofErr w:type="gramEnd"/>
          </w:p>
          <w:p w14:paraId="7CF8BCD7" w14:textId="77777777" w:rsidR="0075609A" w:rsidRDefault="00000000">
            <w:r>
              <w:rPr>
                <w:i/>
                <w:iCs/>
                <w:color w:val="777777"/>
                <w:sz w:val="17"/>
                <w:szCs w:val="17"/>
              </w:rPr>
              <w:t>#AnxietyTreatment #MentalHealth #Neuropsychology #AnxietyRecovery #BrainHealth</w:t>
            </w:r>
          </w:p>
        </w:tc>
      </w:tr>
    </w:tbl>
    <w:p w14:paraId="35F66792" w14:textId="77777777" w:rsidR="0075609A" w:rsidRDefault="0075609A">
      <w:pPr>
        <w:spacing w:after="180"/>
      </w:pPr>
    </w:p>
    <w:tbl>
      <w:tblPr>
        <w:tblW w:w="9360" w:type="dxa"/>
        <w:tblBorders>
          <w:top w:val="single" w:sz="6" w:space="0" w:color="5B2D8E"/>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36D114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48F00F40" w14:textId="77777777" w:rsidR="0075609A" w:rsidRDefault="00000000">
            <w:pPr>
              <w:spacing w:after="60"/>
            </w:pPr>
            <w:r>
              <w:rPr>
                <w:b/>
                <w:bCs/>
                <w:color w:val="5B2D8E"/>
                <w:sz w:val="18"/>
                <w:szCs w:val="18"/>
              </w:rPr>
              <w:t xml:space="preserve">POST </w:t>
            </w:r>
            <w:proofErr w:type="gramStart"/>
            <w:r>
              <w:rPr>
                <w:b/>
                <w:bCs/>
                <w:color w:val="5B2D8E"/>
                <w:sz w:val="18"/>
                <w:szCs w:val="18"/>
              </w:rPr>
              <w:t xml:space="preserve">12  </w:t>
            </w:r>
            <w:r>
              <w:rPr>
                <w:color w:val="888888"/>
                <w:sz w:val="18"/>
                <w:szCs w:val="18"/>
              </w:rPr>
              <w:t>[</w:t>
            </w:r>
            <w:proofErr w:type="gramEnd"/>
            <w:r>
              <w:rPr>
                <w:color w:val="888888"/>
                <w:sz w:val="18"/>
                <w:szCs w:val="18"/>
              </w:rPr>
              <w:t>LinkedIn]</w:t>
            </w:r>
          </w:p>
          <w:p w14:paraId="3C85E178" w14:textId="77777777" w:rsidR="0075609A" w:rsidRDefault="00000000">
            <w:pPr>
              <w:spacing w:before="60" w:after="80"/>
            </w:pPr>
            <w:r>
              <w:rPr>
                <w:b/>
                <w:bCs/>
                <w:color w:val="111111"/>
              </w:rPr>
              <w:t>Insurance accepted: Medicare. Tricare. Workers Compensation. No-Fault.</w:t>
            </w:r>
          </w:p>
          <w:p w14:paraId="77277C8D" w14:textId="77777777" w:rsidR="0075609A" w:rsidRDefault="00000000">
            <w:pPr>
              <w:spacing w:after="80"/>
            </w:pPr>
            <w:r>
              <w:rPr>
                <w:color w:val="333333"/>
                <w:sz w:val="20"/>
                <w:szCs w:val="20"/>
              </w:rPr>
              <w:t>Cognifica works with the insurance structures most cognitive health providers do not navigate well. If your injury happened at work or in a motor vehicle accident, your cognitive rehabilitation may be fully covered. Do not leave that benefit unused.</w:t>
            </w:r>
          </w:p>
          <w:p w14:paraId="40E223C2" w14:textId="77777777" w:rsidR="0075609A" w:rsidRDefault="00000000">
            <w:pPr>
              <w:spacing w:after="80"/>
            </w:pPr>
            <w:r>
              <w:rPr>
                <w:b/>
                <w:bCs/>
                <w:color w:val="5B2D8E"/>
                <w:sz w:val="19"/>
                <w:szCs w:val="19"/>
              </w:rPr>
              <w:t xml:space="preserve">CTA: Verify coverage at </w:t>
            </w:r>
            <w:proofErr w:type="spellStart"/>
            <w:proofErr w:type="gramStart"/>
            <w:r>
              <w:rPr>
                <w:b/>
                <w:bCs/>
                <w:color w:val="5B2D8E"/>
                <w:sz w:val="19"/>
                <w:szCs w:val="19"/>
              </w:rPr>
              <w:t>cognifica.health</w:t>
            </w:r>
            <w:proofErr w:type="spellEnd"/>
            <w:proofErr w:type="gramEnd"/>
          </w:p>
          <w:p w14:paraId="3E82B11A" w14:textId="77777777" w:rsidR="0075609A" w:rsidRDefault="00000000">
            <w:r>
              <w:rPr>
                <w:i/>
                <w:iCs/>
                <w:color w:val="777777"/>
                <w:sz w:val="17"/>
                <w:szCs w:val="17"/>
              </w:rPr>
              <w:t>#WorkersComp #NoFault #CognitiveRehabilitation #TBI #InsuranceCoverage</w:t>
            </w:r>
          </w:p>
        </w:tc>
      </w:tr>
    </w:tbl>
    <w:p w14:paraId="0E04B05B" w14:textId="77777777" w:rsidR="0075609A" w:rsidRDefault="0075609A">
      <w:pPr>
        <w:spacing w:after="180"/>
      </w:pPr>
    </w:p>
    <w:tbl>
      <w:tblPr>
        <w:tblW w:w="9360" w:type="dxa"/>
        <w:tblBorders>
          <w:top w:val="single" w:sz="6" w:space="0" w:color="5B2D8E"/>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10EDFD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64EE597D" w14:textId="77777777" w:rsidR="0075609A" w:rsidRDefault="00000000">
            <w:pPr>
              <w:spacing w:after="60"/>
            </w:pPr>
            <w:r>
              <w:rPr>
                <w:b/>
                <w:bCs/>
                <w:color w:val="5B2D8E"/>
                <w:sz w:val="18"/>
                <w:szCs w:val="18"/>
              </w:rPr>
              <w:t xml:space="preserve">POST </w:t>
            </w:r>
            <w:proofErr w:type="gramStart"/>
            <w:r>
              <w:rPr>
                <w:b/>
                <w:bCs/>
                <w:color w:val="5B2D8E"/>
                <w:sz w:val="18"/>
                <w:szCs w:val="18"/>
              </w:rPr>
              <w:t xml:space="preserve">13  </w:t>
            </w:r>
            <w:r>
              <w:rPr>
                <w:color w:val="888888"/>
                <w:sz w:val="18"/>
                <w:szCs w:val="18"/>
              </w:rPr>
              <w:t>[</w:t>
            </w:r>
            <w:proofErr w:type="gramEnd"/>
            <w:r>
              <w:rPr>
                <w:color w:val="888888"/>
                <w:sz w:val="18"/>
                <w:szCs w:val="18"/>
              </w:rPr>
              <w:t>Instagram]</w:t>
            </w:r>
          </w:p>
          <w:p w14:paraId="26EC06B9" w14:textId="77777777" w:rsidR="0075609A" w:rsidRDefault="00000000">
            <w:pPr>
              <w:spacing w:before="60" w:after="80"/>
            </w:pPr>
            <w:r>
              <w:rPr>
                <w:b/>
                <w:bCs/>
                <w:color w:val="111111"/>
              </w:rPr>
              <w:t>Virtual evaluations. Real outcomes.</w:t>
            </w:r>
          </w:p>
          <w:p w14:paraId="47CAB9C7" w14:textId="77777777" w:rsidR="0075609A" w:rsidRDefault="00000000">
            <w:pPr>
              <w:spacing w:after="80"/>
            </w:pPr>
            <w:proofErr w:type="spellStart"/>
            <w:r>
              <w:rPr>
                <w:color w:val="333333"/>
                <w:sz w:val="20"/>
                <w:szCs w:val="20"/>
              </w:rPr>
              <w:t>Cognifica's</w:t>
            </w:r>
            <w:proofErr w:type="spellEnd"/>
            <w:r>
              <w:rPr>
                <w:color w:val="333333"/>
                <w:sz w:val="20"/>
                <w:szCs w:val="20"/>
              </w:rPr>
              <w:t xml:space="preserve"> telehealth services bring comprehensive neuropsychological consultation to your home. Secure. Thorough. Serving West Harrison, Aquebogue, and patients throughout the region who cannot easily travel.</w:t>
            </w:r>
          </w:p>
          <w:p w14:paraId="4745E793" w14:textId="77777777" w:rsidR="0075609A" w:rsidRDefault="00000000">
            <w:pPr>
              <w:spacing w:after="80"/>
            </w:pPr>
            <w:r>
              <w:rPr>
                <w:b/>
                <w:bCs/>
                <w:color w:val="5B2D8E"/>
                <w:sz w:val="19"/>
                <w:szCs w:val="19"/>
              </w:rPr>
              <w:t xml:space="preserve">CTA: </w:t>
            </w:r>
            <w:proofErr w:type="spellStart"/>
            <w:proofErr w:type="gramStart"/>
            <w:r>
              <w:rPr>
                <w:b/>
                <w:bCs/>
                <w:color w:val="5B2D8E"/>
                <w:sz w:val="19"/>
                <w:szCs w:val="19"/>
              </w:rPr>
              <w:t>cognifica.health</w:t>
            </w:r>
            <w:proofErr w:type="spellEnd"/>
            <w:proofErr w:type="gramEnd"/>
          </w:p>
          <w:p w14:paraId="5FD1DBE6" w14:textId="77777777" w:rsidR="0075609A" w:rsidRDefault="00000000">
            <w:r>
              <w:rPr>
                <w:i/>
                <w:iCs/>
                <w:color w:val="777777"/>
                <w:sz w:val="17"/>
                <w:szCs w:val="17"/>
              </w:rPr>
              <w:t>#Telehealth #VirtualCare #Neuropsychology #CognitiveHealth</w:t>
            </w:r>
          </w:p>
        </w:tc>
      </w:tr>
    </w:tbl>
    <w:p w14:paraId="151622B4" w14:textId="77777777" w:rsidR="0075609A" w:rsidRDefault="0075609A">
      <w:pPr>
        <w:spacing w:after="180"/>
      </w:pPr>
    </w:p>
    <w:tbl>
      <w:tblPr>
        <w:tblW w:w="9360" w:type="dxa"/>
        <w:tblBorders>
          <w:top w:val="single" w:sz="6" w:space="0" w:color="5B2D8E"/>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1CB6233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0D3E2331" w14:textId="77777777" w:rsidR="0075609A" w:rsidRDefault="00000000">
            <w:pPr>
              <w:spacing w:after="60"/>
            </w:pPr>
            <w:r>
              <w:rPr>
                <w:b/>
                <w:bCs/>
                <w:color w:val="5B2D8E"/>
                <w:sz w:val="18"/>
                <w:szCs w:val="18"/>
              </w:rPr>
              <w:t xml:space="preserve">POST </w:t>
            </w:r>
            <w:proofErr w:type="gramStart"/>
            <w:r>
              <w:rPr>
                <w:b/>
                <w:bCs/>
                <w:color w:val="5B2D8E"/>
                <w:sz w:val="18"/>
                <w:szCs w:val="18"/>
              </w:rPr>
              <w:t xml:space="preserve">14  </w:t>
            </w:r>
            <w:r>
              <w:rPr>
                <w:color w:val="888888"/>
                <w:sz w:val="18"/>
                <w:szCs w:val="18"/>
              </w:rPr>
              <w:t>[</w:t>
            </w:r>
            <w:proofErr w:type="gramEnd"/>
            <w:r>
              <w:rPr>
                <w:color w:val="888888"/>
                <w:sz w:val="18"/>
                <w:szCs w:val="18"/>
              </w:rPr>
              <w:t>Facebook]</w:t>
            </w:r>
          </w:p>
          <w:p w14:paraId="23D8D370" w14:textId="77777777" w:rsidR="0075609A" w:rsidRDefault="00000000">
            <w:pPr>
              <w:spacing w:before="60" w:after="80"/>
            </w:pPr>
            <w:r>
              <w:rPr>
                <w:b/>
                <w:bCs/>
                <w:color w:val="111111"/>
              </w:rPr>
              <w:t>Depression after a brain injury is not the same condition as depression without one.</w:t>
            </w:r>
          </w:p>
          <w:p w14:paraId="503431D9" w14:textId="77777777" w:rsidR="0075609A" w:rsidRDefault="00000000">
            <w:pPr>
              <w:spacing w:after="80"/>
            </w:pPr>
            <w:r>
              <w:rPr>
                <w:color w:val="333333"/>
                <w:sz w:val="20"/>
                <w:szCs w:val="20"/>
              </w:rPr>
              <w:t>TBI-related depression affects up to 50% of patients and takes an average of 40 days longer to treat when providers do not recognize the neurological component. Cognifica treats mood disorders in the context of the underlying brain injury, not in isolation.</w:t>
            </w:r>
          </w:p>
          <w:p w14:paraId="7D693A94" w14:textId="77777777" w:rsidR="0075609A" w:rsidRDefault="00000000">
            <w:pPr>
              <w:spacing w:after="80"/>
            </w:pPr>
            <w:r>
              <w:rPr>
                <w:b/>
                <w:bCs/>
                <w:color w:val="5B2D8E"/>
                <w:sz w:val="19"/>
                <w:szCs w:val="19"/>
              </w:rPr>
              <w:t xml:space="preserve">CTA: Learn more at </w:t>
            </w:r>
            <w:proofErr w:type="spellStart"/>
            <w:proofErr w:type="gramStart"/>
            <w:r>
              <w:rPr>
                <w:b/>
                <w:bCs/>
                <w:color w:val="5B2D8E"/>
                <w:sz w:val="19"/>
                <w:szCs w:val="19"/>
              </w:rPr>
              <w:t>cognifica.health</w:t>
            </w:r>
            <w:proofErr w:type="spellEnd"/>
            <w:proofErr w:type="gramEnd"/>
          </w:p>
          <w:p w14:paraId="48F93D6C" w14:textId="77777777" w:rsidR="0075609A" w:rsidRDefault="00000000">
            <w:r>
              <w:rPr>
                <w:i/>
                <w:iCs/>
                <w:color w:val="777777"/>
                <w:sz w:val="17"/>
                <w:szCs w:val="17"/>
              </w:rPr>
              <w:t>#TBIDepression #BrainInjury #CognitiveHealth #DepressionTreatment #Neuropsychology</w:t>
            </w:r>
          </w:p>
        </w:tc>
      </w:tr>
    </w:tbl>
    <w:p w14:paraId="1272AE2F" w14:textId="77777777" w:rsidR="0075609A" w:rsidRDefault="0075609A">
      <w:pPr>
        <w:spacing w:after="180"/>
      </w:pPr>
    </w:p>
    <w:tbl>
      <w:tblPr>
        <w:tblW w:w="9360" w:type="dxa"/>
        <w:tblBorders>
          <w:top w:val="single" w:sz="6" w:space="0" w:color="5B2D8E"/>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74B667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5490FE71" w14:textId="77777777" w:rsidR="0075609A" w:rsidRDefault="00000000">
            <w:pPr>
              <w:spacing w:after="60"/>
            </w:pPr>
            <w:r>
              <w:rPr>
                <w:b/>
                <w:bCs/>
                <w:color w:val="5B2D8E"/>
                <w:sz w:val="18"/>
                <w:szCs w:val="18"/>
              </w:rPr>
              <w:t xml:space="preserve">POST </w:t>
            </w:r>
            <w:proofErr w:type="gramStart"/>
            <w:r>
              <w:rPr>
                <w:b/>
                <w:bCs/>
                <w:color w:val="5B2D8E"/>
                <w:sz w:val="18"/>
                <w:szCs w:val="18"/>
              </w:rPr>
              <w:t xml:space="preserve">15  </w:t>
            </w:r>
            <w:r>
              <w:rPr>
                <w:color w:val="888888"/>
                <w:sz w:val="18"/>
                <w:szCs w:val="18"/>
              </w:rPr>
              <w:t>[</w:t>
            </w:r>
            <w:proofErr w:type="gramEnd"/>
            <w:r>
              <w:rPr>
                <w:color w:val="888888"/>
                <w:sz w:val="18"/>
                <w:szCs w:val="18"/>
              </w:rPr>
              <w:t>LinkedIn]</w:t>
            </w:r>
          </w:p>
          <w:p w14:paraId="597E05D2" w14:textId="77777777" w:rsidR="0075609A" w:rsidRDefault="00000000">
            <w:pPr>
              <w:spacing w:before="60" w:after="80"/>
            </w:pPr>
            <w:r>
              <w:rPr>
                <w:b/>
                <w:bCs/>
                <w:color w:val="111111"/>
              </w:rPr>
              <w:lastRenderedPageBreak/>
              <w:t>Not every patient fits neatly into a diagnostic category. We build the plan anyway.</w:t>
            </w:r>
          </w:p>
          <w:p w14:paraId="52B24226" w14:textId="77777777" w:rsidR="0075609A" w:rsidRDefault="00000000">
            <w:pPr>
              <w:spacing w:after="80"/>
            </w:pPr>
            <w:r>
              <w:rPr>
                <w:color w:val="333333"/>
                <w:sz w:val="20"/>
                <w:szCs w:val="20"/>
              </w:rPr>
              <w:t xml:space="preserve">At Cognifica, we take on cases where symptoms are </w:t>
            </w:r>
            <w:proofErr w:type="gramStart"/>
            <w:r>
              <w:rPr>
                <w:color w:val="333333"/>
                <w:sz w:val="20"/>
                <w:szCs w:val="20"/>
              </w:rPr>
              <w:t>real</w:t>
            </w:r>
            <w:proofErr w:type="gramEnd"/>
            <w:r>
              <w:rPr>
                <w:color w:val="333333"/>
                <w:sz w:val="20"/>
                <w:szCs w:val="20"/>
              </w:rPr>
              <w:t xml:space="preserve"> but the diagnosis is unclear. Our specialists assess your actual experience, not only your chart. If the situation does not fit a standard protocol, we build a custom one.</w:t>
            </w:r>
          </w:p>
          <w:p w14:paraId="1BA0851F" w14:textId="77777777" w:rsidR="0075609A" w:rsidRDefault="00000000">
            <w:pPr>
              <w:spacing w:after="80"/>
            </w:pPr>
            <w:r>
              <w:rPr>
                <w:b/>
                <w:bCs/>
                <w:color w:val="5B2D8E"/>
                <w:sz w:val="19"/>
                <w:szCs w:val="19"/>
              </w:rPr>
              <w:t xml:space="preserve">CTA: </w:t>
            </w:r>
            <w:proofErr w:type="spellStart"/>
            <w:proofErr w:type="gramStart"/>
            <w:r>
              <w:rPr>
                <w:b/>
                <w:bCs/>
                <w:color w:val="5B2D8E"/>
                <w:sz w:val="19"/>
                <w:szCs w:val="19"/>
              </w:rPr>
              <w:t>cognifica.health</w:t>
            </w:r>
            <w:proofErr w:type="spellEnd"/>
            <w:proofErr w:type="gramEnd"/>
            <w:r>
              <w:rPr>
                <w:b/>
                <w:bCs/>
                <w:color w:val="5B2D8E"/>
                <w:sz w:val="19"/>
                <w:szCs w:val="19"/>
              </w:rPr>
              <w:t>/consults</w:t>
            </w:r>
          </w:p>
          <w:p w14:paraId="781FBD84" w14:textId="77777777" w:rsidR="0075609A" w:rsidRDefault="00000000">
            <w:r>
              <w:rPr>
                <w:i/>
                <w:iCs/>
                <w:color w:val="777777"/>
                <w:sz w:val="17"/>
                <w:szCs w:val="17"/>
              </w:rPr>
              <w:t>#Neuropsychology #CustomCare #CognitiveHealth #PersonalizedMedicine #BrainHealth</w:t>
            </w:r>
          </w:p>
        </w:tc>
      </w:tr>
    </w:tbl>
    <w:p w14:paraId="14A18E8E" w14:textId="77777777" w:rsidR="0075609A" w:rsidRDefault="0075609A">
      <w:pPr>
        <w:spacing w:after="180"/>
      </w:pPr>
    </w:p>
    <w:tbl>
      <w:tblPr>
        <w:tblW w:w="9360" w:type="dxa"/>
        <w:tblBorders>
          <w:top w:val="single" w:sz="6" w:space="0" w:color="5B2D8E"/>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638424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14E6A9A4" w14:textId="77777777" w:rsidR="0075609A" w:rsidRDefault="00000000">
            <w:pPr>
              <w:spacing w:after="60"/>
            </w:pPr>
            <w:r>
              <w:rPr>
                <w:b/>
                <w:bCs/>
                <w:color w:val="5B2D8E"/>
                <w:sz w:val="18"/>
                <w:szCs w:val="18"/>
              </w:rPr>
              <w:t xml:space="preserve">POST </w:t>
            </w:r>
            <w:proofErr w:type="gramStart"/>
            <w:r>
              <w:rPr>
                <w:b/>
                <w:bCs/>
                <w:color w:val="5B2D8E"/>
                <w:sz w:val="18"/>
                <w:szCs w:val="18"/>
              </w:rPr>
              <w:t xml:space="preserve">16  </w:t>
            </w:r>
            <w:r>
              <w:rPr>
                <w:color w:val="888888"/>
                <w:sz w:val="18"/>
                <w:szCs w:val="18"/>
              </w:rPr>
              <w:t>[</w:t>
            </w:r>
            <w:proofErr w:type="gramEnd"/>
            <w:r>
              <w:rPr>
                <w:color w:val="888888"/>
                <w:sz w:val="18"/>
                <w:szCs w:val="18"/>
              </w:rPr>
              <w:t>Instagram]</w:t>
            </w:r>
          </w:p>
          <w:p w14:paraId="7006BA10" w14:textId="77777777" w:rsidR="0075609A" w:rsidRDefault="00000000">
            <w:pPr>
              <w:spacing w:before="60" w:after="80"/>
            </w:pPr>
            <w:r>
              <w:rPr>
                <w:b/>
                <w:bCs/>
                <w:color w:val="111111"/>
              </w:rPr>
              <w:t>Epilepsy management requires more than medication adjustments.</w:t>
            </w:r>
          </w:p>
          <w:p w14:paraId="4D1CEE93" w14:textId="77777777" w:rsidR="0075609A" w:rsidRDefault="00000000">
            <w:pPr>
              <w:spacing w:after="80"/>
            </w:pPr>
            <w:r>
              <w:rPr>
                <w:color w:val="333333"/>
                <w:sz w:val="20"/>
                <w:szCs w:val="20"/>
              </w:rPr>
              <w:t>Advanced diagnostics. Cognitive monitoring. Quality-of-life support. Cognifica integrates neuropsychological care into epilepsy management to protect cognitive function alongside seizure control.</w:t>
            </w:r>
          </w:p>
          <w:p w14:paraId="69F9537E" w14:textId="77777777" w:rsidR="0075609A" w:rsidRDefault="00000000">
            <w:pPr>
              <w:spacing w:after="80"/>
            </w:pPr>
            <w:r>
              <w:rPr>
                <w:b/>
                <w:bCs/>
                <w:color w:val="5B2D8E"/>
                <w:sz w:val="19"/>
                <w:szCs w:val="19"/>
              </w:rPr>
              <w:t xml:space="preserve">CTA: </w:t>
            </w:r>
            <w:proofErr w:type="spellStart"/>
            <w:proofErr w:type="gramStart"/>
            <w:r>
              <w:rPr>
                <w:b/>
                <w:bCs/>
                <w:color w:val="5B2D8E"/>
                <w:sz w:val="19"/>
                <w:szCs w:val="19"/>
              </w:rPr>
              <w:t>cognifica.health</w:t>
            </w:r>
            <w:proofErr w:type="spellEnd"/>
            <w:proofErr w:type="gramEnd"/>
          </w:p>
          <w:p w14:paraId="1D04FDAA" w14:textId="77777777" w:rsidR="0075609A" w:rsidRDefault="00000000">
            <w:r>
              <w:rPr>
                <w:i/>
                <w:iCs/>
                <w:color w:val="777777"/>
                <w:sz w:val="17"/>
                <w:szCs w:val="17"/>
              </w:rPr>
              <w:t>#Epilepsy #SeizureDisorder #Neuropsychology #BrainHealth #EpilepsyCare</w:t>
            </w:r>
          </w:p>
        </w:tc>
      </w:tr>
    </w:tbl>
    <w:p w14:paraId="5F66B5AC" w14:textId="77777777" w:rsidR="0075609A" w:rsidRDefault="0075609A">
      <w:pPr>
        <w:spacing w:after="180"/>
      </w:pPr>
    </w:p>
    <w:tbl>
      <w:tblPr>
        <w:tblW w:w="9360" w:type="dxa"/>
        <w:tblBorders>
          <w:top w:val="single" w:sz="6" w:space="0" w:color="5B2D8E"/>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3257CA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025469DF" w14:textId="77777777" w:rsidR="0075609A" w:rsidRDefault="00000000">
            <w:pPr>
              <w:spacing w:after="60"/>
            </w:pPr>
            <w:r>
              <w:rPr>
                <w:b/>
                <w:bCs/>
                <w:color w:val="5B2D8E"/>
                <w:sz w:val="18"/>
                <w:szCs w:val="18"/>
              </w:rPr>
              <w:t xml:space="preserve">POST </w:t>
            </w:r>
            <w:proofErr w:type="gramStart"/>
            <w:r>
              <w:rPr>
                <w:b/>
                <w:bCs/>
                <w:color w:val="5B2D8E"/>
                <w:sz w:val="18"/>
                <w:szCs w:val="18"/>
              </w:rPr>
              <w:t xml:space="preserve">17  </w:t>
            </w:r>
            <w:r>
              <w:rPr>
                <w:color w:val="888888"/>
                <w:sz w:val="18"/>
                <w:szCs w:val="18"/>
              </w:rPr>
              <w:t>[</w:t>
            </w:r>
            <w:proofErr w:type="gramEnd"/>
            <w:r>
              <w:rPr>
                <w:color w:val="888888"/>
                <w:sz w:val="18"/>
                <w:szCs w:val="18"/>
              </w:rPr>
              <w:t>Facebook]</w:t>
            </w:r>
          </w:p>
          <w:p w14:paraId="7B6E3014" w14:textId="77777777" w:rsidR="0075609A" w:rsidRDefault="00000000">
            <w:pPr>
              <w:spacing w:before="60" w:after="80"/>
            </w:pPr>
            <w:r>
              <w:rPr>
                <w:b/>
                <w:bCs/>
                <w:color w:val="111111"/>
              </w:rPr>
              <w:t>Stroke rehabilitation is a race against the clock. The brain's recovery window is real.</w:t>
            </w:r>
          </w:p>
          <w:p w14:paraId="4D376594" w14:textId="77777777" w:rsidR="0075609A" w:rsidRDefault="00000000">
            <w:pPr>
              <w:spacing w:after="80"/>
            </w:pPr>
            <w:r>
              <w:rPr>
                <w:color w:val="333333"/>
                <w:sz w:val="20"/>
                <w:szCs w:val="20"/>
              </w:rPr>
              <w:t xml:space="preserve">Cognitive recovery after stroke requires early, intensive, targeted work. </w:t>
            </w:r>
            <w:proofErr w:type="spellStart"/>
            <w:r>
              <w:rPr>
                <w:color w:val="333333"/>
                <w:sz w:val="20"/>
                <w:szCs w:val="20"/>
              </w:rPr>
              <w:t>Cognifica's</w:t>
            </w:r>
            <w:proofErr w:type="spellEnd"/>
            <w:r>
              <w:rPr>
                <w:color w:val="333333"/>
                <w:sz w:val="20"/>
                <w:szCs w:val="20"/>
              </w:rPr>
              <w:t xml:space="preserve"> stroke program combines neuropsychological assessment with occupational and physical therapy to make the most of the recovery window.</w:t>
            </w:r>
          </w:p>
          <w:p w14:paraId="6140C856" w14:textId="77777777" w:rsidR="0075609A" w:rsidRDefault="00000000">
            <w:pPr>
              <w:spacing w:after="80"/>
            </w:pPr>
            <w:r>
              <w:rPr>
                <w:b/>
                <w:bCs/>
                <w:color w:val="5B2D8E"/>
                <w:sz w:val="19"/>
                <w:szCs w:val="19"/>
              </w:rPr>
              <w:t xml:space="preserve">CTA: Talk to a specialist at </w:t>
            </w:r>
            <w:proofErr w:type="spellStart"/>
            <w:proofErr w:type="gramStart"/>
            <w:r>
              <w:rPr>
                <w:b/>
                <w:bCs/>
                <w:color w:val="5B2D8E"/>
                <w:sz w:val="19"/>
                <w:szCs w:val="19"/>
              </w:rPr>
              <w:t>cognifica.health</w:t>
            </w:r>
            <w:proofErr w:type="spellEnd"/>
            <w:proofErr w:type="gramEnd"/>
          </w:p>
          <w:p w14:paraId="0D5288D3" w14:textId="77777777" w:rsidR="0075609A" w:rsidRDefault="00000000">
            <w:r>
              <w:rPr>
                <w:i/>
                <w:iCs/>
                <w:color w:val="777777"/>
                <w:sz w:val="17"/>
                <w:szCs w:val="17"/>
              </w:rPr>
              <w:t>#StrokeRecovery #NeuroRehabilitation #BrainHealth #StrokeSurvivor #Neuropsychology</w:t>
            </w:r>
          </w:p>
        </w:tc>
      </w:tr>
    </w:tbl>
    <w:p w14:paraId="6D04B935" w14:textId="77777777" w:rsidR="0075609A" w:rsidRDefault="0075609A">
      <w:pPr>
        <w:spacing w:after="180"/>
      </w:pPr>
    </w:p>
    <w:tbl>
      <w:tblPr>
        <w:tblW w:w="9360" w:type="dxa"/>
        <w:tblBorders>
          <w:top w:val="single" w:sz="6" w:space="0" w:color="5B2D8E"/>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6F2C13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69420DBA" w14:textId="77777777" w:rsidR="0075609A" w:rsidRDefault="00000000">
            <w:pPr>
              <w:spacing w:after="60"/>
            </w:pPr>
            <w:r>
              <w:rPr>
                <w:b/>
                <w:bCs/>
                <w:color w:val="5B2D8E"/>
                <w:sz w:val="18"/>
                <w:szCs w:val="18"/>
              </w:rPr>
              <w:t xml:space="preserve">POST </w:t>
            </w:r>
            <w:proofErr w:type="gramStart"/>
            <w:r>
              <w:rPr>
                <w:b/>
                <w:bCs/>
                <w:color w:val="5B2D8E"/>
                <w:sz w:val="18"/>
                <w:szCs w:val="18"/>
              </w:rPr>
              <w:t xml:space="preserve">18  </w:t>
            </w:r>
            <w:r>
              <w:rPr>
                <w:color w:val="888888"/>
                <w:sz w:val="18"/>
                <w:szCs w:val="18"/>
              </w:rPr>
              <w:t>[</w:t>
            </w:r>
            <w:proofErr w:type="gramEnd"/>
            <w:r>
              <w:rPr>
                <w:color w:val="888888"/>
                <w:sz w:val="18"/>
                <w:szCs w:val="18"/>
              </w:rPr>
              <w:t>LinkedIn]</w:t>
            </w:r>
          </w:p>
          <w:p w14:paraId="261592EE" w14:textId="77777777" w:rsidR="0075609A" w:rsidRDefault="00000000">
            <w:pPr>
              <w:spacing w:before="60" w:after="80"/>
            </w:pPr>
            <w:r>
              <w:rPr>
                <w:b/>
                <w:bCs/>
                <w:color w:val="111111"/>
              </w:rPr>
              <w:t>Computer-based cognitive training two to three times per week is changing recovery outcomes.</w:t>
            </w:r>
          </w:p>
          <w:p w14:paraId="24B27FB1" w14:textId="77777777" w:rsidR="0075609A" w:rsidRDefault="00000000">
            <w:pPr>
              <w:spacing w:after="80"/>
            </w:pPr>
            <w:proofErr w:type="spellStart"/>
            <w:r>
              <w:rPr>
                <w:color w:val="333333"/>
                <w:sz w:val="20"/>
                <w:szCs w:val="20"/>
              </w:rPr>
              <w:t>Cognifica's</w:t>
            </w:r>
            <w:proofErr w:type="spellEnd"/>
            <w:r>
              <w:rPr>
                <w:color w:val="333333"/>
                <w:sz w:val="20"/>
                <w:szCs w:val="20"/>
              </w:rPr>
              <w:t xml:space="preserve"> Brain Health and Wellness Program uses personalized training sessions scheduled around your life. EEG baseline. Neurofeedback check-ins every quarter. Progress tracked throughout. Science-backed, not guesswork.</w:t>
            </w:r>
          </w:p>
          <w:p w14:paraId="6ED96ADC" w14:textId="77777777" w:rsidR="0075609A" w:rsidRDefault="00000000">
            <w:pPr>
              <w:spacing w:after="80"/>
            </w:pPr>
            <w:r>
              <w:rPr>
                <w:b/>
                <w:bCs/>
                <w:color w:val="5B2D8E"/>
                <w:sz w:val="19"/>
                <w:szCs w:val="19"/>
              </w:rPr>
              <w:t xml:space="preserve">CTA: Enroll at </w:t>
            </w:r>
            <w:proofErr w:type="spellStart"/>
            <w:proofErr w:type="gramStart"/>
            <w:r>
              <w:rPr>
                <w:b/>
                <w:bCs/>
                <w:color w:val="5B2D8E"/>
                <w:sz w:val="19"/>
                <w:szCs w:val="19"/>
              </w:rPr>
              <w:t>cognifica.health</w:t>
            </w:r>
            <w:proofErr w:type="spellEnd"/>
            <w:proofErr w:type="gramEnd"/>
            <w:r>
              <w:rPr>
                <w:b/>
                <w:bCs/>
                <w:color w:val="5B2D8E"/>
                <w:sz w:val="19"/>
                <w:szCs w:val="19"/>
              </w:rPr>
              <w:t>/brain-health-and-wellness</w:t>
            </w:r>
          </w:p>
          <w:p w14:paraId="25E577A7" w14:textId="77777777" w:rsidR="0075609A" w:rsidRDefault="00000000">
            <w:r>
              <w:rPr>
                <w:i/>
                <w:iCs/>
                <w:color w:val="777777"/>
                <w:sz w:val="17"/>
                <w:szCs w:val="17"/>
              </w:rPr>
              <w:t>#CognitiveTraining #Neurofeedback #EEG #BrainHealth #CognitiveRemediation</w:t>
            </w:r>
          </w:p>
        </w:tc>
      </w:tr>
    </w:tbl>
    <w:p w14:paraId="08FD295A" w14:textId="77777777" w:rsidR="0075609A" w:rsidRDefault="0075609A">
      <w:pPr>
        <w:spacing w:after="180"/>
      </w:pPr>
    </w:p>
    <w:tbl>
      <w:tblPr>
        <w:tblW w:w="9360" w:type="dxa"/>
        <w:tblBorders>
          <w:top w:val="single" w:sz="6" w:space="0" w:color="5B2D8E"/>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411273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73281B76" w14:textId="77777777" w:rsidR="0075609A" w:rsidRDefault="00000000">
            <w:pPr>
              <w:spacing w:after="60"/>
            </w:pPr>
            <w:r>
              <w:rPr>
                <w:b/>
                <w:bCs/>
                <w:color w:val="5B2D8E"/>
                <w:sz w:val="18"/>
                <w:szCs w:val="18"/>
              </w:rPr>
              <w:t xml:space="preserve">POST </w:t>
            </w:r>
            <w:proofErr w:type="gramStart"/>
            <w:r>
              <w:rPr>
                <w:b/>
                <w:bCs/>
                <w:color w:val="5B2D8E"/>
                <w:sz w:val="18"/>
                <w:szCs w:val="18"/>
              </w:rPr>
              <w:t xml:space="preserve">19  </w:t>
            </w:r>
            <w:r>
              <w:rPr>
                <w:color w:val="888888"/>
                <w:sz w:val="18"/>
                <w:szCs w:val="18"/>
              </w:rPr>
              <w:t>[</w:t>
            </w:r>
            <w:proofErr w:type="gramEnd"/>
            <w:r>
              <w:rPr>
                <w:color w:val="888888"/>
                <w:sz w:val="18"/>
                <w:szCs w:val="18"/>
              </w:rPr>
              <w:t>Instagram]</w:t>
            </w:r>
          </w:p>
          <w:p w14:paraId="64B27FCA" w14:textId="77777777" w:rsidR="0075609A" w:rsidRDefault="00000000">
            <w:pPr>
              <w:spacing w:before="60" w:after="80"/>
            </w:pPr>
            <w:r>
              <w:rPr>
                <w:b/>
                <w:bCs/>
                <w:color w:val="111111"/>
              </w:rPr>
              <w:t>You can cancel anytime. Most patients choose not to.</w:t>
            </w:r>
          </w:p>
          <w:p w14:paraId="2EDD6763" w14:textId="77777777" w:rsidR="0075609A" w:rsidRDefault="00000000">
            <w:pPr>
              <w:spacing w:after="80"/>
            </w:pPr>
            <w:proofErr w:type="spellStart"/>
            <w:r>
              <w:rPr>
                <w:color w:val="333333"/>
                <w:sz w:val="20"/>
                <w:szCs w:val="20"/>
              </w:rPr>
              <w:t>Cognifica's</w:t>
            </w:r>
            <w:proofErr w:type="spellEnd"/>
            <w:r>
              <w:rPr>
                <w:color w:val="333333"/>
                <w:sz w:val="20"/>
                <w:szCs w:val="20"/>
              </w:rPr>
              <w:t xml:space="preserve"> Brain Health and Wellness Program has no long-term commitment. The results are what keep people enrolled. Clearer thinking. Better sleep. Sharper memory.</w:t>
            </w:r>
          </w:p>
          <w:p w14:paraId="7ED4163B" w14:textId="77777777" w:rsidR="0075609A" w:rsidRDefault="00000000">
            <w:pPr>
              <w:spacing w:after="80"/>
            </w:pPr>
            <w:r>
              <w:rPr>
                <w:b/>
                <w:bCs/>
                <w:color w:val="5B2D8E"/>
                <w:sz w:val="19"/>
                <w:szCs w:val="19"/>
              </w:rPr>
              <w:t xml:space="preserve">CTA: Start your program at </w:t>
            </w:r>
            <w:proofErr w:type="spellStart"/>
            <w:proofErr w:type="gramStart"/>
            <w:r>
              <w:rPr>
                <w:b/>
                <w:bCs/>
                <w:color w:val="5B2D8E"/>
                <w:sz w:val="19"/>
                <w:szCs w:val="19"/>
              </w:rPr>
              <w:t>cognifica.health</w:t>
            </w:r>
            <w:proofErr w:type="spellEnd"/>
            <w:proofErr w:type="gramEnd"/>
          </w:p>
          <w:p w14:paraId="2965CA66" w14:textId="77777777" w:rsidR="0075609A" w:rsidRDefault="00000000">
            <w:r>
              <w:rPr>
                <w:i/>
                <w:iCs/>
                <w:color w:val="777777"/>
                <w:sz w:val="17"/>
                <w:szCs w:val="17"/>
              </w:rPr>
              <w:t>#BrainHealth #CognitiveWellness #Neuropsychology #BrainFitness #MentalClarity</w:t>
            </w:r>
          </w:p>
        </w:tc>
      </w:tr>
    </w:tbl>
    <w:p w14:paraId="7BE0751F" w14:textId="77777777" w:rsidR="0075609A" w:rsidRDefault="0075609A">
      <w:pPr>
        <w:spacing w:after="180"/>
      </w:pPr>
    </w:p>
    <w:tbl>
      <w:tblPr>
        <w:tblW w:w="9360" w:type="dxa"/>
        <w:tblBorders>
          <w:top w:val="single" w:sz="6" w:space="0" w:color="5B2D8E"/>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09A" w14:paraId="7490D6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9FA"/>
            <w:tcMar>
              <w:top w:w="180" w:type="dxa"/>
              <w:left w:w="240" w:type="dxa"/>
              <w:bottom w:w="180" w:type="dxa"/>
              <w:right w:w="240" w:type="dxa"/>
            </w:tcMar>
          </w:tcPr>
          <w:p w14:paraId="6CFA2B42" w14:textId="77777777" w:rsidR="0075609A" w:rsidRDefault="00000000">
            <w:pPr>
              <w:spacing w:after="60"/>
            </w:pPr>
            <w:r>
              <w:rPr>
                <w:b/>
                <w:bCs/>
                <w:color w:val="5B2D8E"/>
                <w:sz w:val="18"/>
                <w:szCs w:val="18"/>
              </w:rPr>
              <w:t xml:space="preserve">POST </w:t>
            </w:r>
            <w:proofErr w:type="gramStart"/>
            <w:r>
              <w:rPr>
                <w:b/>
                <w:bCs/>
                <w:color w:val="5B2D8E"/>
                <w:sz w:val="18"/>
                <w:szCs w:val="18"/>
              </w:rPr>
              <w:t xml:space="preserve">20  </w:t>
            </w:r>
            <w:r>
              <w:rPr>
                <w:color w:val="888888"/>
                <w:sz w:val="18"/>
                <w:szCs w:val="18"/>
              </w:rPr>
              <w:t>[</w:t>
            </w:r>
            <w:proofErr w:type="gramEnd"/>
            <w:r>
              <w:rPr>
                <w:color w:val="888888"/>
                <w:sz w:val="18"/>
                <w:szCs w:val="18"/>
              </w:rPr>
              <w:t>LinkedIn]</w:t>
            </w:r>
          </w:p>
          <w:p w14:paraId="545A6CB3" w14:textId="77777777" w:rsidR="0075609A" w:rsidRDefault="00000000">
            <w:pPr>
              <w:spacing w:before="60" w:after="80"/>
            </w:pPr>
            <w:r>
              <w:rPr>
                <w:b/>
                <w:bCs/>
                <w:color w:val="111111"/>
              </w:rPr>
              <w:lastRenderedPageBreak/>
              <w:t xml:space="preserve">Hundreds of patients on the path to cognitive recovery. That is </w:t>
            </w:r>
            <w:proofErr w:type="spellStart"/>
            <w:r>
              <w:rPr>
                <w:b/>
                <w:bCs/>
                <w:color w:val="111111"/>
              </w:rPr>
              <w:t>Cognifica's</w:t>
            </w:r>
            <w:proofErr w:type="spellEnd"/>
            <w:r>
              <w:rPr>
                <w:b/>
                <w:bCs/>
                <w:color w:val="111111"/>
              </w:rPr>
              <w:t xml:space="preserve"> track record.</w:t>
            </w:r>
          </w:p>
          <w:p w14:paraId="2C08F442" w14:textId="77777777" w:rsidR="0075609A" w:rsidRDefault="00000000">
            <w:pPr>
              <w:spacing w:after="80"/>
            </w:pPr>
            <w:r>
              <w:rPr>
                <w:color w:val="333333"/>
                <w:sz w:val="20"/>
                <w:szCs w:val="20"/>
              </w:rPr>
              <w:t>From TBI and concussion to Long COVID brain fog, depression, PTSD, and dementia, Cognifica brings a full multidisciplinary team to every case. Neuropsychologists, neurosurgeons, physical therapists, occupational therapists, and researchers. One program. Every patient treated as an individual.</w:t>
            </w:r>
          </w:p>
          <w:p w14:paraId="6E8F4AA9" w14:textId="77777777" w:rsidR="0075609A" w:rsidRDefault="00000000">
            <w:pPr>
              <w:spacing w:after="80"/>
            </w:pPr>
            <w:r>
              <w:rPr>
                <w:b/>
                <w:bCs/>
                <w:color w:val="5B2D8E"/>
                <w:sz w:val="19"/>
                <w:szCs w:val="19"/>
              </w:rPr>
              <w:t xml:space="preserve">CTA: Book a consultation at </w:t>
            </w:r>
            <w:proofErr w:type="spellStart"/>
            <w:proofErr w:type="gramStart"/>
            <w:r>
              <w:rPr>
                <w:b/>
                <w:bCs/>
                <w:color w:val="5B2D8E"/>
                <w:sz w:val="19"/>
                <w:szCs w:val="19"/>
              </w:rPr>
              <w:t>cognifica.health</w:t>
            </w:r>
            <w:proofErr w:type="spellEnd"/>
            <w:proofErr w:type="gramEnd"/>
            <w:r>
              <w:rPr>
                <w:b/>
                <w:bCs/>
                <w:color w:val="5B2D8E"/>
                <w:sz w:val="19"/>
                <w:szCs w:val="19"/>
              </w:rPr>
              <w:t xml:space="preserve"> or 914-948-3008</w:t>
            </w:r>
          </w:p>
          <w:p w14:paraId="0A302890" w14:textId="77777777" w:rsidR="0075609A" w:rsidRDefault="00000000">
            <w:r>
              <w:rPr>
                <w:i/>
                <w:iCs/>
                <w:color w:val="777777"/>
                <w:sz w:val="17"/>
                <w:szCs w:val="17"/>
              </w:rPr>
              <w:t>#Cognifica #CognitiveHealth #BrainHealth #Neuropsychology #CognitiveRehabilitation</w:t>
            </w:r>
          </w:p>
        </w:tc>
      </w:tr>
    </w:tbl>
    <w:p w14:paraId="738E7DE5" w14:textId="77777777" w:rsidR="0075609A" w:rsidRDefault="0075609A">
      <w:pPr>
        <w:spacing w:after="180"/>
      </w:pPr>
    </w:p>
    <w:sectPr w:rsidR="0075609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0F07F8"/>
    <w:multiLevelType w:val="hybridMultilevel"/>
    <w:tmpl w:val="EA148746"/>
    <w:lvl w:ilvl="0" w:tplc="E7EAAB12">
      <w:start w:val="1"/>
      <w:numFmt w:val="bullet"/>
      <w:lvlText w:val="●"/>
      <w:lvlJc w:val="left"/>
      <w:pPr>
        <w:ind w:left="720" w:hanging="360"/>
      </w:pPr>
    </w:lvl>
    <w:lvl w:ilvl="1" w:tplc="4498ED4A">
      <w:start w:val="1"/>
      <w:numFmt w:val="bullet"/>
      <w:lvlText w:val="○"/>
      <w:lvlJc w:val="left"/>
      <w:pPr>
        <w:ind w:left="1440" w:hanging="360"/>
      </w:pPr>
    </w:lvl>
    <w:lvl w:ilvl="2" w:tplc="B6661EB6">
      <w:start w:val="1"/>
      <w:numFmt w:val="bullet"/>
      <w:lvlText w:val="■"/>
      <w:lvlJc w:val="left"/>
      <w:pPr>
        <w:ind w:left="2160" w:hanging="360"/>
      </w:pPr>
    </w:lvl>
    <w:lvl w:ilvl="3" w:tplc="9DF8CFDC">
      <w:start w:val="1"/>
      <w:numFmt w:val="bullet"/>
      <w:lvlText w:val="●"/>
      <w:lvlJc w:val="left"/>
      <w:pPr>
        <w:ind w:left="2880" w:hanging="360"/>
      </w:pPr>
    </w:lvl>
    <w:lvl w:ilvl="4" w:tplc="E8825A08">
      <w:start w:val="1"/>
      <w:numFmt w:val="bullet"/>
      <w:lvlText w:val="○"/>
      <w:lvlJc w:val="left"/>
      <w:pPr>
        <w:ind w:left="3600" w:hanging="360"/>
      </w:pPr>
    </w:lvl>
    <w:lvl w:ilvl="5" w:tplc="5C58FA36">
      <w:start w:val="1"/>
      <w:numFmt w:val="bullet"/>
      <w:lvlText w:val="■"/>
      <w:lvlJc w:val="left"/>
      <w:pPr>
        <w:ind w:left="4320" w:hanging="360"/>
      </w:pPr>
    </w:lvl>
    <w:lvl w:ilvl="6" w:tplc="8FCCF8C8">
      <w:start w:val="1"/>
      <w:numFmt w:val="bullet"/>
      <w:lvlText w:val="●"/>
      <w:lvlJc w:val="left"/>
      <w:pPr>
        <w:ind w:left="5040" w:hanging="360"/>
      </w:pPr>
    </w:lvl>
    <w:lvl w:ilvl="7" w:tplc="9B1602B6">
      <w:start w:val="1"/>
      <w:numFmt w:val="bullet"/>
      <w:lvlText w:val="●"/>
      <w:lvlJc w:val="left"/>
      <w:pPr>
        <w:ind w:left="5760" w:hanging="360"/>
      </w:pPr>
    </w:lvl>
    <w:lvl w:ilvl="8" w:tplc="47C6CD60">
      <w:start w:val="1"/>
      <w:numFmt w:val="bullet"/>
      <w:lvlText w:val="●"/>
      <w:lvlJc w:val="left"/>
      <w:pPr>
        <w:ind w:left="6480" w:hanging="360"/>
      </w:pPr>
    </w:lvl>
  </w:abstractNum>
  <w:abstractNum w:abstractNumId="1" w15:restartNumberingAfterBreak="0">
    <w:nsid w:val="689C71E1"/>
    <w:multiLevelType w:val="hybridMultilevel"/>
    <w:tmpl w:val="3A702314"/>
    <w:lvl w:ilvl="0" w:tplc="1868AF62">
      <w:start w:val="1"/>
      <w:numFmt w:val="bullet"/>
      <w:lvlText w:val="•"/>
      <w:lvlJc w:val="left"/>
      <w:pPr>
        <w:ind w:left="540" w:hanging="300"/>
      </w:pPr>
    </w:lvl>
    <w:lvl w:ilvl="1" w:tplc="DE3E8580">
      <w:numFmt w:val="decimal"/>
      <w:lvlText w:val=""/>
      <w:lvlJc w:val="left"/>
    </w:lvl>
    <w:lvl w:ilvl="2" w:tplc="E30CCE20">
      <w:numFmt w:val="decimal"/>
      <w:lvlText w:val=""/>
      <w:lvlJc w:val="left"/>
    </w:lvl>
    <w:lvl w:ilvl="3" w:tplc="2B9E94E8">
      <w:numFmt w:val="decimal"/>
      <w:lvlText w:val=""/>
      <w:lvlJc w:val="left"/>
    </w:lvl>
    <w:lvl w:ilvl="4" w:tplc="2E78FC84">
      <w:numFmt w:val="decimal"/>
      <w:lvlText w:val=""/>
      <w:lvlJc w:val="left"/>
    </w:lvl>
    <w:lvl w:ilvl="5" w:tplc="D9CE5696">
      <w:numFmt w:val="decimal"/>
      <w:lvlText w:val=""/>
      <w:lvlJc w:val="left"/>
    </w:lvl>
    <w:lvl w:ilvl="6" w:tplc="24F8BED6">
      <w:numFmt w:val="decimal"/>
      <w:lvlText w:val=""/>
      <w:lvlJc w:val="left"/>
    </w:lvl>
    <w:lvl w:ilvl="7" w:tplc="C166E744">
      <w:numFmt w:val="decimal"/>
      <w:lvlText w:val=""/>
      <w:lvlJc w:val="left"/>
    </w:lvl>
    <w:lvl w:ilvl="8" w:tplc="9CB67B5C">
      <w:numFmt w:val="decimal"/>
      <w:lvlText w:val=""/>
      <w:lvlJc w:val="left"/>
    </w:lvl>
  </w:abstractNum>
  <w:num w:numId="1" w16cid:durableId="1825122145">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n Abrahams">
    <w15:presenceInfo w15:providerId="AD" w15:userId="S::jma@nybrainspine.com::0d99051d-8736-485b-b843-715031d16a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09A"/>
    <w:rsid w:val="00512878"/>
    <w:rsid w:val="0075609A"/>
    <w:rsid w:val="00C215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23A61C"/>
  <w15:docId w15:val="{3F1FCBF6-6F34-1241-9A17-03430F4D7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Revision">
    <w:name w:val="Revision"/>
    <w:hidden/>
    <w:uiPriority w:val="99"/>
    <w:semiHidden/>
    <w:rsid w:val="00C215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16</Pages>
  <Words>3463</Words>
  <Characters>22650</Characters>
  <Application>Microsoft Office Word</Application>
  <DocSecurity>0</DocSecurity>
  <Lines>514</Lines>
  <Paragraphs>357</Paragraphs>
  <ScaleCrop>false</ScaleCrop>
  <Company/>
  <LinksUpToDate>false</LinksUpToDate>
  <CharactersWithSpaces>25756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Abrahams</cp:lastModifiedBy>
  <cp:revision>2</cp:revision>
  <dcterms:created xsi:type="dcterms:W3CDTF">2026-03-10T12:00:00Z</dcterms:created>
  <dcterms:modified xsi:type="dcterms:W3CDTF">2026-03-10T12:00:00Z</dcterms:modified>
</cp:coreProperties>
</file>